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8AAE5" w14:textId="7AB2288C" w:rsidR="009869B8" w:rsidRPr="006B5B2B" w:rsidRDefault="00FE32C8" w:rsidP="00CB77B8">
      <w:pPr>
        <w:spacing w:line="480" w:lineRule="auto"/>
        <w:jc w:val="both"/>
        <w:rPr>
          <w:b/>
          <w:sz w:val="32"/>
        </w:rPr>
      </w:pPr>
      <w:r w:rsidRPr="006B5B2B">
        <w:rPr>
          <w:b/>
          <w:sz w:val="32"/>
        </w:rPr>
        <w:t>T</w:t>
      </w:r>
      <w:r w:rsidR="00607987" w:rsidRPr="006B5B2B">
        <w:rPr>
          <w:b/>
          <w:sz w:val="32"/>
        </w:rPr>
        <w:t xml:space="preserve">he genetic landscape of hybridisation in </w:t>
      </w:r>
      <w:r w:rsidR="00366D7E">
        <w:rPr>
          <w:b/>
          <w:sz w:val="32"/>
        </w:rPr>
        <w:t>UK</w:t>
      </w:r>
      <w:r w:rsidR="00AA0B01">
        <w:rPr>
          <w:b/>
          <w:sz w:val="32"/>
        </w:rPr>
        <w:t xml:space="preserve"> </w:t>
      </w:r>
      <w:r w:rsidR="005D7C1C">
        <w:rPr>
          <w:b/>
          <w:sz w:val="32"/>
        </w:rPr>
        <w:t>flora</w:t>
      </w:r>
    </w:p>
    <w:p w14:paraId="1A1FD032" w14:textId="001E350E" w:rsidR="00607987" w:rsidRPr="008B13F3" w:rsidRDefault="00607987" w:rsidP="00CB77B8">
      <w:pPr>
        <w:spacing w:line="480" w:lineRule="auto"/>
        <w:rPr>
          <w:vertAlign w:val="superscript"/>
        </w:rPr>
      </w:pPr>
      <w:r>
        <w:t>Max</w:t>
      </w:r>
      <w:r w:rsidR="00653646">
        <w:t xml:space="preserve"> R.</w:t>
      </w:r>
      <w:r>
        <w:t xml:space="preserve"> Brown</w:t>
      </w:r>
      <w:r w:rsidR="000466AA">
        <w:rPr>
          <w:vertAlign w:val="superscript"/>
        </w:rPr>
        <w:t>1,</w:t>
      </w:r>
      <w:r w:rsidR="006B5B2B">
        <w:rPr>
          <w:vertAlign w:val="superscript"/>
        </w:rPr>
        <w:t>5</w:t>
      </w:r>
      <w:ins w:id="0" w:author="Microsoft Office User" w:date="2021-10-08T15:57:00Z">
        <w:r w:rsidR="008427E1">
          <w:rPr>
            <w:vertAlign w:val="superscript"/>
          </w:rPr>
          <w:t>,6</w:t>
        </w:r>
      </w:ins>
      <w:r w:rsidR="005D7C7D">
        <w:t>, Peter M. Hollingsworth</w:t>
      </w:r>
      <w:r w:rsidR="000466AA">
        <w:rPr>
          <w:vertAlign w:val="superscript"/>
        </w:rPr>
        <w:t>2</w:t>
      </w:r>
      <w:r w:rsidR="00EC141A">
        <w:t>,</w:t>
      </w:r>
      <w:r w:rsidR="000466AA">
        <w:t xml:space="preserve"> </w:t>
      </w:r>
      <w:r w:rsidR="006B5B2B">
        <w:t>Laura Forrest</w:t>
      </w:r>
      <w:r w:rsidR="006B5B2B">
        <w:rPr>
          <w:vertAlign w:val="superscript"/>
        </w:rPr>
        <w:t>2</w:t>
      </w:r>
      <w:r w:rsidR="006B5B2B">
        <w:t xml:space="preserve">, </w:t>
      </w:r>
      <w:r w:rsidR="00A52241">
        <w:t>Michelle Hart</w:t>
      </w:r>
      <w:r w:rsidR="00A52241">
        <w:rPr>
          <w:vertAlign w:val="superscript"/>
        </w:rPr>
        <w:t>2</w:t>
      </w:r>
      <w:r w:rsidR="00A52241">
        <w:t xml:space="preserve">, </w:t>
      </w:r>
      <w:r w:rsidR="006B5B2B">
        <w:t>Laura Jones</w:t>
      </w:r>
      <w:r w:rsidR="006B5B2B">
        <w:rPr>
          <w:vertAlign w:val="superscript"/>
        </w:rPr>
        <w:t>3</w:t>
      </w:r>
      <w:r w:rsidR="006B5B2B">
        <w:t>, Col Ford</w:t>
      </w:r>
      <w:r w:rsidR="006B5B2B">
        <w:rPr>
          <w:vertAlign w:val="superscript"/>
        </w:rPr>
        <w:t>3</w:t>
      </w:r>
      <w:r w:rsidR="006B5B2B">
        <w:t xml:space="preserve">, </w:t>
      </w:r>
      <w:r w:rsidR="000466AA">
        <w:t>Natasha de Vere</w:t>
      </w:r>
      <w:r w:rsidR="000466AA">
        <w:rPr>
          <w:vertAlign w:val="superscript"/>
        </w:rPr>
        <w:t>3</w:t>
      </w:r>
      <w:r w:rsidR="0071631A">
        <w:rPr>
          <w:vertAlign w:val="superscript"/>
        </w:rPr>
        <w:t>,4</w:t>
      </w:r>
      <w:r w:rsidR="000466AA">
        <w:t>,</w:t>
      </w:r>
      <w:r w:rsidR="00EC141A" w:rsidRPr="00EC141A">
        <w:t xml:space="preserve"> </w:t>
      </w:r>
      <w:r w:rsidR="00EC141A">
        <w:t>Alex D. Twyford</w:t>
      </w:r>
      <w:r w:rsidR="000466AA">
        <w:rPr>
          <w:vertAlign w:val="superscript"/>
        </w:rPr>
        <w:t>1</w:t>
      </w:r>
      <w:r w:rsidR="00A52241">
        <w:rPr>
          <w:vertAlign w:val="superscript"/>
        </w:rPr>
        <w:t>,2</w:t>
      </w:r>
      <w:ins w:id="1" w:author="Microsoft Office User" w:date="2021-10-08T15:57:00Z">
        <w:r w:rsidR="008427E1">
          <w:rPr>
            <w:vertAlign w:val="superscript"/>
          </w:rPr>
          <w:t>,6</w:t>
        </w:r>
      </w:ins>
    </w:p>
    <w:p w14:paraId="7809A508" w14:textId="77777777" w:rsidR="000466AA" w:rsidRDefault="000466AA" w:rsidP="00CB77B8">
      <w:pPr>
        <w:spacing w:line="480" w:lineRule="auto"/>
      </w:pPr>
      <w:r>
        <w:rPr>
          <w:vertAlign w:val="superscript"/>
        </w:rPr>
        <w:t xml:space="preserve">1 </w:t>
      </w:r>
      <w:r>
        <w:t>University of Edinburgh, Institute of Evolutionary Biology, Charlotte Auerbach Road, Edinburgh, EH9 3FL, UK</w:t>
      </w:r>
    </w:p>
    <w:p w14:paraId="45340026" w14:textId="77777777" w:rsidR="000466AA" w:rsidRDefault="000466AA" w:rsidP="00CB77B8">
      <w:pPr>
        <w:spacing w:line="480" w:lineRule="auto"/>
      </w:pPr>
      <w:r>
        <w:rPr>
          <w:vertAlign w:val="superscript"/>
        </w:rPr>
        <w:t xml:space="preserve">2 </w:t>
      </w:r>
      <w:r>
        <w:t xml:space="preserve">Royal Botanical Garden Edinburgh, 20A </w:t>
      </w:r>
      <w:proofErr w:type="spellStart"/>
      <w:r>
        <w:t>Inverleith</w:t>
      </w:r>
      <w:proofErr w:type="spellEnd"/>
      <w:r>
        <w:t xml:space="preserve"> Row, Edinburgh, EH3 5LR, UK</w:t>
      </w:r>
    </w:p>
    <w:p w14:paraId="02017103" w14:textId="0F758F1B" w:rsidR="000466AA" w:rsidRDefault="000466AA" w:rsidP="000453E1">
      <w:pPr>
        <w:spacing w:line="480" w:lineRule="auto"/>
      </w:pPr>
      <w:r>
        <w:rPr>
          <w:vertAlign w:val="superscript"/>
        </w:rPr>
        <w:t>3</w:t>
      </w:r>
      <w:r>
        <w:t xml:space="preserve"> </w:t>
      </w:r>
      <w:r w:rsidRPr="008B13F3">
        <w:t xml:space="preserve">Conservation and Research Department, National Botanic Garden of Wales, </w:t>
      </w:r>
      <w:proofErr w:type="spellStart"/>
      <w:r w:rsidRPr="008B13F3">
        <w:t>Llanarthne</w:t>
      </w:r>
      <w:proofErr w:type="spellEnd"/>
      <w:r w:rsidRPr="008B13F3">
        <w:t>, Carmarthenshire,</w:t>
      </w:r>
      <w:r w:rsidR="0071631A">
        <w:t xml:space="preserve"> SA32 8HG,</w:t>
      </w:r>
      <w:r w:rsidRPr="008B13F3">
        <w:t xml:space="preserve"> UK</w:t>
      </w:r>
    </w:p>
    <w:p w14:paraId="6694C9F7" w14:textId="6C707177" w:rsidR="006B5B2B" w:rsidRPr="006B5B2B" w:rsidRDefault="006B5B2B" w:rsidP="000453E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r w:rsidR="0071631A" w:rsidRPr="00C04648">
        <w:rPr>
          <w:rFonts w:eastAsia="Times New Roman" w:cstheme="minorHAnsi"/>
        </w:rPr>
        <w:t>Institute of Biological, Environmental and Rural Sciences, Aberystwyth University, UK</w:t>
      </w:r>
      <w:r w:rsidR="0071631A" w:rsidRPr="001E0499">
        <w:rPr>
          <w:rFonts w:ascii="Times New Roman" w:eastAsia="Times New Roman" w:hAnsi="Times New Roman" w:cs="Times New Roman"/>
          <w:sz w:val="24"/>
          <w:szCs w:val="24"/>
        </w:rPr>
        <w:t>.</w:t>
      </w:r>
    </w:p>
    <w:p w14:paraId="2606C570" w14:textId="5D7B4ADE" w:rsidR="008427E1" w:rsidRPr="003756B6" w:rsidRDefault="006B5B2B" w:rsidP="003756B6">
      <w:pPr>
        <w:rPr>
          <w:ins w:id="2" w:author="Microsoft Office User" w:date="2021-10-08T15:58:00Z"/>
          <w:rFonts w:eastAsia="Times New Roman" w:cstheme="minorHAnsi"/>
          <w:rPrChange w:id="3" w:author="Microsoft Office User" w:date="2021-10-08T15:59:00Z">
            <w:rPr>
              <w:ins w:id="4" w:author="Microsoft Office User" w:date="2021-10-08T15:58:00Z"/>
              <w:vertAlign w:val="superscript"/>
            </w:rPr>
          </w:rPrChange>
        </w:rPr>
        <w:pPrChange w:id="5" w:author="Microsoft Office User" w:date="2021-10-08T15:59:00Z">
          <w:pPr>
            <w:spacing w:line="480" w:lineRule="auto"/>
          </w:pPr>
        </w:pPrChange>
      </w:pPr>
      <w:r>
        <w:rPr>
          <w:vertAlign w:val="superscript"/>
        </w:rPr>
        <w:t>5</w:t>
      </w:r>
      <w:r w:rsidR="000466AA">
        <w:rPr>
          <w:vertAlign w:val="superscript"/>
        </w:rPr>
        <w:t xml:space="preserve"> </w:t>
      </w:r>
      <w:ins w:id="6" w:author="Microsoft Office User" w:date="2021-10-08T15:58:00Z">
        <w:r w:rsidR="003756B6">
          <w:t xml:space="preserve">Current address: </w:t>
        </w:r>
      </w:ins>
      <w:proofErr w:type="spellStart"/>
      <w:ins w:id="7" w:author="Microsoft Office User" w:date="2021-10-08T15:59:00Z">
        <w:r w:rsidR="003756B6" w:rsidRPr="003756B6">
          <w:rPr>
            <w:rFonts w:eastAsia="Times New Roman" w:cstheme="minorHAnsi"/>
            <w:rPrChange w:id="8" w:author="Microsoft Office User" w:date="2021-10-08T15:59:00Z">
              <w:rPr>
                <w:rFonts w:ascii="Arial" w:eastAsia="Times New Roman" w:hAnsi="Arial" w:cs="Arial"/>
                <w:b/>
                <w:bCs/>
                <w:color w:val="8B8B8B"/>
                <w:sz w:val="18"/>
                <w:szCs w:val="18"/>
                <w:shd w:val="clear" w:color="auto" w:fill="FFFFFF"/>
              </w:rPr>
            </w:rPrChange>
          </w:rPr>
          <w:t>Wellcome</w:t>
        </w:r>
        <w:proofErr w:type="spellEnd"/>
        <w:r w:rsidR="003756B6" w:rsidRPr="003756B6">
          <w:rPr>
            <w:rFonts w:eastAsia="Times New Roman" w:cstheme="minorHAnsi"/>
            <w:rPrChange w:id="9" w:author="Microsoft Office User" w:date="2021-10-08T15:59:00Z">
              <w:rPr>
                <w:rFonts w:ascii="Arial" w:eastAsia="Times New Roman" w:hAnsi="Arial" w:cs="Arial"/>
                <w:b/>
                <w:bCs/>
                <w:color w:val="8B8B8B"/>
                <w:sz w:val="18"/>
                <w:szCs w:val="18"/>
                <w:shd w:val="clear" w:color="auto" w:fill="FFFFFF"/>
              </w:rPr>
            </w:rPrChange>
          </w:rPr>
          <w:t xml:space="preserve"> Trust Genome Campus, </w:t>
        </w:r>
        <w:proofErr w:type="spellStart"/>
        <w:r w:rsidR="003756B6" w:rsidRPr="003756B6">
          <w:rPr>
            <w:rFonts w:eastAsia="Times New Roman" w:cstheme="minorHAnsi"/>
            <w:rPrChange w:id="10" w:author="Microsoft Office User" w:date="2021-10-08T15:59:00Z">
              <w:rPr>
                <w:rFonts w:ascii="Arial" w:eastAsia="Times New Roman" w:hAnsi="Arial" w:cs="Arial"/>
                <w:b/>
                <w:bCs/>
                <w:color w:val="8B8B8B"/>
                <w:sz w:val="18"/>
                <w:szCs w:val="18"/>
                <w:shd w:val="clear" w:color="auto" w:fill="FFFFFF"/>
              </w:rPr>
            </w:rPrChange>
          </w:rPr>
          <w:t>Hinxton</w:t>
        </w:r>
        <w:proofErr w:type="spellEnd"/>
        <w:r w:rsidR="003756B6" w:rsidRPr="003756B6">
          <w:rPr>
            <w:rFonts w:eastAsia="Times New Roman" w:cstheme="minorHAnsi"/>
            <w:rPrChange w:id="11" w:author="Microsoft Office User" w:date="2021-10-08T15:59:00Z">
              <w:rPr>
                <w:rFonts w:ascii="Arial" w:eastAsia="Times New Roman" w:hAnsi="Arial" w:cs="Arial"/>
                <w:b/>
                <w:bCs/>
                <w:color w:val="8B8B8B"/>
                <w:sz w:val="18"/>
                <w:szCs w:val="18"/>
                <w:shd w:val="clear" w:color="auto" w:fill="FFFFFF"/>
              </w:rPr>
            </w:rPrChange>
          </w:rPr>
          <w:t>, CB10 1RQ</w:t>
        </w:r>
      </w:ins>
    </w:p>
    <w:p w14:paraId="359C6296" w14:textId="6D48806E" w:rsidR="000466AA" w:rsidRDefault="003756B6" w:rsidP="000453E1">
      <w:pPr>
        <w:spacing w:line="480" w:lineRule="auto"/>
      </w:pPr>
      <w:ins w:id="12" w:author="Microsoft Office User" w:date="2021-10-08T15:58:00Z">
        <w:r>
          <w:rPr>
            <w:vertAlign w:val="superscript"/>
          </w:rPr>
          <w:t xml:space="preserve">6 </w:t>
        </w:r>
      </w:ins>
      <w:r w:rsidR="000466AA">
        <w:t>Author for correspondence (e-mail</w:t>
      </w:r>
      <w:r w:rsidR="008047BF">
        <w:t xml:space="preserve"> mb39@sanger.ac.uk</w:t>
      </w:r>
      <w:r w:rsidR="000466AA">
        <w:t xml:space="preserve">); ORCID id - </w:t>
      </w:r>
      <w:hyperlink r:id="rId9" w:history="1">
        <w:r w:rsidR="00D32A35" w:rsidRPr="00A80F3E">
          <w:rPr>
            <w:rStyle w:val="Hyperlink"/>
          </w:rPr>
          <w:t>https://orcid.org/0000-0003-2561-516X</w:t>
        </w:r>
      </w:hyperlink>
      <w:r w:rsidR="000466AA">
        <w:br w:type="page"/>
      </w:r>
    </w:p>
    <w:p w14:paraId="3834E166" w14:textId="77777777" w:rsidR="00E007D6" w:rsidRPr="00EA61F3" w:rsidRDefault="008174A5" w:rsidP="000453E1">
      <w:pPr>
        <w:spacing w:line="480" w:lineRule="auto"/>
        <w:rPr>
          <w:b/>
        </w:rPr>
      </w:pPr>
      <w:r w:rsidRPr="00EA61F3">
        <w:rPr>
          <w:b/>
        </w:rPr>
        <w:lastRenderedPageBreak/>
        <w:t>Abstract</w:t>
      </w:r>
    </w:p>
    <w:p w14:paraId="2182904B" w14:textId="652649CE" w:rsidR="008174A5" w:rsidRDefault="00CE2DC7" w:rsidP="0096187A">
      <w:pPr>
        <w:spacing w:line="480" w:lineRule="auto"/>
      </w:pPr>
      <w:r>
        <w:t xml:space="preserve">Hybridisation </w:t>
      </w:r>
      <w:r w:rsidR="00FC78EB">
        <w:t>has a profound</w:t>
      </w:r>
      <w:r>
        <w:t xml:space="preserve"> impact on the evolution of plants, </w:t>
      </w:r>
      <w:r w:rsidR="007C79F1">
        <w:t xml:space="preserve">with consequences </w:t>
      </w:r>
      <w:r w:rsidR="00FC78EB">
        <w:t>including</w:t>
      </w:r>
      <w:r>
        <w:t xml:space="preserve"> the generation of novel phenotypes </w:t>
      </w:r>
      <w:r w:rsidR="00157CE2">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 </w:instrText>
      </w:r>
      <w:r w:rsidR="005D10D1">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EN.CITE.DATA </w:instrText>
      </w:r>
      <w:r w:rsidR="005D10D1">
        <w:fldChar w:fldCharType="end"/>
      </w:r>
      <w:r w:rsidR="00157CE2">
        <w:fldChar w:fldCharType="separate"/>
      </w:r>
      <w:r w:rsidR="005D10D1">
        <w:rPr>
          <w:noProof/>
        </w:rPr>
        <w:t>(Lexer et al., 2003)</w:t>
      </w:r>
      <w:r w:rsidR="00157CE2">
        <w:fldChar w:fldCharType="end"/>
      </w:r>
      <w:r>
        <w:t xml:space="preserve">, </w:t>
      </w:r>
      <w:proofErr w:type="spellStart"/>
      <w:r>
        <w:t>introgression</w:t>
      </w:r>
      <w:proofErr w:type="spellEnd"/>
      <w:r>
        <w:t xml:space="preserve"> of adaptive </w:t>
      </w:r>
      <w:r w:rsidR="00A52241">
        <w:t xml:space="preserve">alleles </w:t>
      </w:r>
      <w:r w:rsidR="00157CE2">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157CE2">
        <w:fldChar w:fldCharType="separate"/>
      </w:r>
      <w:r w:rsidR="005D10D1">
        <w:rPr>
          <w:noProof/>
        </w:rPr>
        <w:t>(Chapman and Abbott, 2010)</w:t>
      </w:r>
      <w:r w:rsidR="00157CE2">
        <w:fldChar w:fldCharType="end"/>
      </w:r>
      <w:r>
        <w:t>, and the origin of new species</w:t>
      </w:r>
      <w:r w:rsidR="00157CE2">
        <w:t xml:space="preserve"> </w:t>
      </w:r>
      <w:r w:rsidR="00157CE2">
        <w:fldChar w:fldCharType="begin"/>
      </w:r>
      <w:r w:rsidR="005D10D1">
        <w:instrText xml:space="preserve"> ADDIN EN.CITE &lt;EndNote&gt;&lt;Cite&gt;&lt;Author&gt;Ainouche&lt;/Author&gt;&lt;Year&gt;2009&lt;/Year&gt;&lt;RecNum&gt;895&lt;/RecNum&gt;&lt;DisplayText&gt;(Ainouche et al., 2009)&lt;/DisplayText&gt;&lt;record&gt;&lt;rec-number&gt;895&lt;/rec-number&gt;&lt;foreign-keys&gt;&lt;key app="EN" db-id="rv5pzvwrkefxw5ez0dn5522yetsaer2px2s0" timestamp="1541432212"&gt;895&lt;/key&gt;&lt;/foreign-keys&gt;&lt;ref-type name="Journal Article"&gt;17&lt;/ref-type&gt;&lt;contributors&gt;&lt;authors&gt;&lt;author&gt;Ainouche, M. L.&lt;/author&gt;&lt;author&gt;Fortune, P. M.&lt;/author&gt;&lt;author&gt;Salmon, A.&lt;/author&gt;&lt;author&gt;Parisod, C.&lt;/author&gt;&lt;author&gt;Grandbastien, M. A.&lt;/author&gt;&lt;author&gt;Fukunaga, K.&lt;/author&gt;&lt;author&gt;Ricou, M.&lt;/author&gt;&lt;author&gt;Misset, M. T.&lt;/author&gt;&lt;/authors&gt;&lt;/contributors&gt;&lt;titles&gt;&lt;title&gt;Hybridization, polyploidy and invasion: lessons from Spartina (Poaceae)&lt;/title&gt;&lt;secondary-title&gt;Biological Invasions&lt;/secondary-title&gt;&lt;/titles&gt;&lt;periodical&gt;&lt;full-title&gt;Biological Invasions&lt;/full-title&gt;&lt;/periodical&gt;&lt;pages&gt;1159-1173&lt;/pages&gt;&lt;volume&gt;11&lt;/volume&gt;&lt;number&gt;5&lt;/number&gt;&lt;dates&gt;&lt;year&gt;2009&lt;/year&gt;&lt;pub-dates&gt;&lt;date&gt;May&lt;/date&gt;&lt;/pub-dates&gt;&lt;/dates&gt;&lt;isbn&gt;1387-3547&lt;/isbn&gt;&lt;accession-num&gt;WOS:000265084200008&lt;/accession-num&gt;&lt;urls&gt;&lt;related-urls&gt;&lt;url&gt;&amp;lt;Go to ISI&amp;gt;://WOS:000265084200008&lt;/url&gt;&lt;/related-urls&gt;&lt;/urls&gt;&lt;electronic-resource-num&gt;10.1007/s10530-008-9383-2&lt;/electronic-resource-num&gt;&lt;/record&gt;&lt;/Cite&gt;&lt;/EndNote&gt;</w:instrText>
      </w:r>
      <w:r w:rsidR="00157CE2">
        <w:fldChar w:fldCharType="separate"/>
      </w:r>
      <w:r w:rsidR="005D10D1">
        <w:rPr>
          <w:noProof/>
        </w:rPr>
        <w:t>(Ainouche et al., 2009)</w:t>
      </w:r>
      <w:r w:rsidR="00157CE2">
        <w:fldChar w:fldCharType="end"/>
      </w:r>
      <w:r w:rsidR="00FC78EB">
        <w:t xml:space="preserve">, as well as </w:t>
      </w:r>
      <w:r w:rsidR="007C79F1">
        <w:t xml:space="preserve">the </w:t>
      </w:r>
      <w:r w:rsidR="00FC78EB">
        <w:t xml:space="preserve">blurring </w:t>
      </w:r>
      <w:r w:rsidR="00486AD3">
        <w:t xml:space="preserve">of </w:t>
      </w:r>
      <w:r w:rsidR="00FC78EB">
        <w:t>species boundaries</w:t>
      </w:r>
      <w:r w:rsidR="008B77A9">
        <w:t xml:space="preserve"> </w:t>
      </w:r>
      <w:r w:rsidR="008B77A9">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 </w:instrText>
      </w:r>
      <w:r w:rsidR="005D10D1">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EN.CITE.DATA </w:instrText>
      </w:r>
      <w:r w:rsidR="005D10D1">
        <w:fldChar w:fldCharType="end"/>
      </w:r>
      <w:r w:rsidR="008B77A9">
        <w:fldChar w:fldCharType="separate"/>
      </w:r>
      <w:r w:rsidR="005D10D1">
        <w:rPr>
          <w:noProof/>
        </w:rPr>
        <w:t>(Bardy et al., 2011)</w:t>
      </w:r>
      <w:r w:rsidR="008B77A9">
        <w:fldChar w:fldCharType="end"/>
      </w:r>
      <w:r w:rsidR="00FC78EB">
        <w:t xml:space="preserve">, and </w:t>
      </w:r>
      <w:r w:rsidR="007C79F1">
        <w:t xml:space="preserve">the </w:t>
      </w:r>
      <w:r w:rsidR="00FC78EB">
        <w:t>extinction</w:t>
      </w:r>
      <w:r w:rsidR="007C79F1">
        <w:t xml:space="preserve"> of </w:t>
      </w:r>
      <w:r w:rsidR="00486AD3">
        <w:t>rare taxa</w:t>
      </w:r>
      <w:r w:rsidR="007C79F1">
        <w:t>.</w:t>
      </w:r>
      <w:r w:rsidR="002C506F">
        <w:t xml:space="preserve"> </w:t>
      </w:r>
      <w:r w:rsidR="007C79F1">
        <w:t>While</w:t>
      </w:r>
      <w:r w:rsidR="00C9277D">
        <w:t xml:space="preserve"> natural hybridisation</w:t>
      </w:r>
      <w:r w:rsidR="0008559F">
        <w:t xml:space="preserve"> is common and widespread</w:t>
      </w:r>
      <w:r w:rsidR="009D253A">
        <w:t xml:space="preserve"> both geographically and phylogenetically</w:t>
      </w:r>
      <w:r w:rsidR="00CB77B8">
        <w:t xml:space="preserve"> </w:t>
      </w:r>
      <w:r w:rsidR="00CB77B8">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EN.CITE.DATA </w:instrText>
      </w:r>
      <w:r w:rsidR="005D10D1">
        <w:fldChar w:fldCharType="end"/>
      </w:r>
      <w:r w:rsidR="00CB77B8">
        <w:fldChar w:fldCharType="separate"/>
      </w:r>
      <w:r w:rsidR="005D10D1">
        <w:rPr>
          <w:noProof/>
        </w:rPr>
        <w:t>(Beddows and Rose, 2018, Whitney et al., 2010, Ellstrand et al., 1996)</w:t>
      </w:r>
      <w:r w:rsidR="00CB77B8">
        <w:fldChar w:fldCharType="end"/>
      </w:r>
      <w:r w:rsidR="003161E7">
        <w:t>,</w:t>
      </w:r>
      <w:r w:rsidR="00C9277D">
        <w:t xml:space="preserve"> </w:t>
      </w:r>
      <w:r w:rsidR="00A52241">
        <w:t xml:space="preserve">the ecological factors and species traits that promote or prevent hybridisation </w:t>
      </w:r>
      <w:r w:rsidR="007C79F1">
        <w:t xml:space="preserve">in natural plant communities </w:t>
      </w:r>
      <w:r w:rsidR="000662BA">
        <w:t>are</w:t>
      </w:r>
      <w:r w:rsidR="00A52241">
        <w:t xml:space="preserve"> poorly </w:t>
      </w:r>
      <w:r w:rsidR="000662BA">
        <w:t>understood</w:t>
      </w:r>
      <w:r w:rsidR="003161E7">
        <w:t xml:space="preserve">. </w:t>
      </w:r>
      <w:r w:rsidR="00486AD3">
        <w:t xml:space="preserve">Many important traits related to hybridisation, such as </w:t>
      </w:r>
      <w:r w:rsidR="00A52241">
        <w:t>parental</w:t>
      </w:r>
      <w:r w:rsidR="008816E8">
        <w:t xml:space="preserve"> </w:t>
      </w:r>
      <w:r w:rsidR="00CB77B8">
        <w:t>genetic distance</w:t>
      </w:r>
      <w:r w:rsidR="00486AD3">
        <w:t xml:space="preserve"> </w:t>
      </w:r>
      <w:r w:rsidR="00CB77B8">
        <w:t>and ploidy level</w:t>
      </w:r>
      <w:r w:rsidR="00302420">
        <w:t xml:space="preserve"> differences</w:t>
      </w:r>
      <w:r w:rsidR="00CB77B8">
        <w:t xml:space="preserve"> </w:t>
      </w:r>
      <w:r w:rsidR="00486AD3">
        <w:t>have</w:t>
      </w:r>
      <w:r w:rsidR="00CB77B8">
        <w:t xml:space="preserve"> not been </w:t>
      </w:r>
      <w:r w:rsidR="00226578">
        <w:t xml:space="preserve">systematically quantified </w:t>
      </w:r>
      <w:r w:rsidR="00CB77B8">
        <w:t xml:space="preserve">across </w:t>
      </w:r>
      <w:r w:rsidR="000662BA">
        <w:t xml:space="preserve">diverse species in </w:t>
      </w:r>
      <w:r w:rsidR="00CB77B8">
        <w:t>a flora</w:t>
      </w:r>
      <w:r w:rsidR="00A52241">
        <w:t xml:space="preserve">, while estimates for phylogenetic effects of hybridisation in plant communities are highly variable </w:t>
      </w:r>
      <w:r w:rsidR="00A5224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A52241">
        <w:fldChar w:fldCharType="separate"/>
      </w:r>
      <w:r w:rsidR="005D10D1">
        <w:rPr>
          <w:noProof/>
        </w:rPr>
        <w:t>(Beddows and Rose, 2018, Mitchell et al., 2019, Whitney et al., 2010)</w:t>
      </w:r>
      <w:r w:rsidR="00A52241">
        <w:fldChar w:fldCharType="end"/>
      </w:r>
      <w:r w:rsidR="00CB77B8">
        <w:t>.</w:t>
      </w:r>
      <w:r w:rsidR="00E007D6">
        <w:t xml:space="preserve"> Here,</w:t>
      </w:r>
      <w:r w:rsidR="00C9277D">
        <w:t xml:space="preserve"> </w:t>
      </w:r>
      <w:r w:rsidR="0027197F">
        <w:t>we combine</w:t>
      </w:r>
      <w:r w:rsidR="00367D1E">
        <w:t xml:space="preserve"> </w:t>
      </w:r>
      <w:r w:rsidR="0068794B">
        <w:t xml:space="preserve">use </w:t>
      </w:r>
      <w:r w:rsidR="00486AD3">
        <w:t xml:space="preserve">phylogenetic mixed effect models </w:t>
      </w:r>
      <w:r w:rsidR="0068794B">
        <w:t xml:space="preserve">to combine </w:t>
      </w:r>
      <w:r w:rsidR="00D83505">
        <w:t xml:space="preserve">estimates of hybridisation from </w:t>
      </w:r>
      <w:r w:rsidR="00486AD3">
        <w:t>extensive field observations</w:t>
      </w:r>
      <w:r w:rsidR="0027197F">
        <w:t xml:space="preserve"> </w:t>
      </w:r>
      <w:r w:rsidR="0030242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302420">
        <w:fldChar w:fldCharType="separate"/>
      </w:r>
      <w:r w:rsidR="005D10D1">
        <w:rPr>
          <w:noProof/>
        </w:rPr>
        <w:t>(Stace et al., 2015)</w:t>
      </w:r>
      <w:r w:rsidR="00302420">
        <w:fldChar w:fldCharType="end"/>
      </w:r>
      <w:r w:rsidR="00302420">
        <w:t xml:space="preserve"> </w:t>
      </w:r>
      <w:r w:rsidR="0027197F">
        <w:t xml:space="preserve">with </w:t>
      </w:r>
      <w:r w:rsidR="00C9277D">
        <w:t xml:space="preserve">DNA barcoding </w:t>
      </w:r>
      <w:r w:rsidR="0027197F">
        <w:t xml:space="preserve">data </w:t>
      </w:r>
      <w:r w:rsidR="000453E1">
        <w:t xml:space="preserve">and ecological attributes </w:t>
      </w:r>
      <w:r w:rsidR="00C9277D">
        <w:t>for over 1,</w:t>
      </w:r>
      <w:r w:rsidR="005D7C1C">
        <w:t>0</w:t>
      </w:r>
      <w:r w:rsidR="00C9277D">
        <w:t xml:space="preserve">00 </w:t>
      </w:r>
      <w:r w:rsidR="005C5E70">
        <w:t xml:space="preserve">native </w:t>
      </w:r>
      <w:r w:rsidR="00C9277D">
        <w:t>spe</w:t>
      </w:r>
      <w:r w:rsidR="00543796">
        <w:t>c</w:t>
      </w:r>
      <w:r w:rsidR="00C9277D">
        <w:t>ies</w:t>
      </w:r>
      <w:r w:rsidR="00543796">
        <w:t xml:space="preserve"> </w:t>
      </w:r>
      <w:r w:rsidR="0027197F">
        <w:t xml:space="preserve">of </w:t>
      </w:r>
      <w:r w:rsidR="009D253A">
        <w:t>flowering plant</w:t>
      </w:r>
      <w:r w:rsidR="0027197F">
        <w:t>.</w:t>
      </w:r>
      <w:r w:rsidR="00C733E3">
        <w:t xml:space="preserve"> </w:t>
      </w:r>
      <w:r w:rsidR="008A2A62">
        <w:t xml:space="preserve">Our results quantify the influence of different predictors, and the genetic distances over which hybridisation is most likely. </w:t>
      </w:r>
      <w:r w:rsidR="005D7C1C">
        <w:t>We</w:t>
      </w:r>
      <w:r w:rsidR="008A2A62">
        <w:t xml:space="preserve"> also quantify the importance </w:t>
      </w:r>
      <w:r w:rsidR="005D7C1C">
        <w:t>of phylogenetic relatedness</w:t>
      </w:r>
      <w:r w:rsidR="008A2A62">
        <w:t xml:space="preserve"> and parental ploidy differences in shaping the like</w:t>
      </w:r>
      <w:r w:rsidR="005D7C1C">
        <w:t>li</w:t>
      </w:r>
      <w:r w:rsidR="008A2A62">
        <w:t xml:space="preserve">hood of hybrid formation. </w:t>
      </w:r>
      <w:r w:rsidR="00486AD3">
        <w:t>L</w:t>
      </w:r>
      <w:r w:rsidR="004302CD">
        <w:t xml:space="preserve">ife history of parental species </w:t>
      </w:r>
      <w:r w:rsidR="00486AD3">
        <w:t>does not</w:t>
      </w:r>
      <w:r w:rsidR="004302CD">
        <w:t xml:space="preserve"> impact hybrid </w:t>
      </w:r>
      <w:r w:rsidR="00486AD3">
        <w:t>formation</w:t>
      </w:r>
      <w:r w:rsidR="004302CD">
        <w:t xml:space="preserve"> despite perennial life history being pervasive in both parental species and hybrids. </w:t>
      </w:r>
      <w:r w:rsidR="006B6CA5">
        <w:t>Al</w:t>
      </w:r>
      <w:r w:rsidR="009D15D2">
        <w:t xml:space="preserve">though </w:t>
      </w:r>
      <w:r w:rsidR="006B6CA5">
        <w:t xml:space="preserve">the effect of genetic distance requires careful interpretation as low parental divergence may either </w:t>
      </w:r>
      <w:r w:rsidR="00486AD3">
        <w:t xml:space="preserve">allow </w:t>
      </w:r>
      <w:r w:rsidR="006B6CA5">
        <w:t>hybrid</w:t>
      </w:r>
      <w:r w:rsidR="00486AD3">
        <w:t>s to</w:t>
      </w:r>
      <w:r w:rsidR="006B6CA5">
        <w:t xml:space="preserve"> form or be a consequence of genetic homogenisation, taken together with ploidy and phylogenetic effects, </w:t>
      </w:r>
      <w:r w:rsidR="00D83505">
        <w:t xml:space="preserve">genetic factors are key </w:t>
      </w:r>
      <w:r w:rsidR="00486AD3">
        <w:t xml:space="preserve">predictors </w:t>
      </w:r>
      <w:r w:rsidR="00D83505">
        <w:t xml:space="preserve">of hybridisation across diverse taxa </w:t>
      </w:r>
      <w:r w:rsidR="00161956">
        <w:t xml:space="preserve">in the </w:t>
      </w:r>
      <w:r w:rsidR="006B6CA5">
        <w:t>UK</w:t>
      </w:r>
      <w:r w:rsidR="00161956">
        <w:t xml:space="preserve"> flora</w:t>
      </w:r>
      <w:r w:rsidR="00D83505">
        <w:t xml:space="preserve">. </w:t>
      </w:r>
      <w:r w:rsidR="008174A5">
        <w:br w:type="page"/>
      </w:r>
    </w:p>
    <w:p w14:paraId="79D15F45" w14:textId="77777777" w:rsidR="00EA61F3" w:rsidRPr="00EA61F3" w:rsidRDefault="00EA61F3" w:rsidP="008B13F3">
      <w:pPr>
        <w:spacing w:line="480" w:lineRule="auto"/>
        <w:jc w:val="both"/>
        <w:rPr>
          <w:b/>
        </w:rPr>
      </w:pPr>
      <w:r w:rsidRPr="00EA61F3">
        <w:rPr>
          <w:b/>
        </w:rPr>
        <w:lastRenderedPageBreak/>
        <w:t>Main</w:t>
      </w:r>
    </w:p>
    <w:p w14:paraId="0ADF92F9" w14:textId="1FB4B055" w:rsidR="00FE32C8" w:rsidRDefault="00C30027" w:rsidP="008B13F3">
      <w:pPr>
        <w:spacing w:line="480" w:lineRule="auto"/>
        <w:jc w:val="both"/>
      </w:pPr>
      <w:r>
        <w:t xml:space="preserve">Natural hybridisation </w:t>
      </w:r>
      <w:r w:rsidR="008B13F3">
        <w:t xml:space="preserve">plays </w:t>
      </w:r>
      <w:r>
        <w:t xml:space="preserve">an important </w:t>
      </w:r>
      <w:r w:rsidR="008B13F3">
        <w:t xml:space="preserve">role in plant </w:t>
      </w:r>
      <w:r>
        <w:t xml:space="preserve">evolution </w:t>
      </w:r>
      <w:r w:rsidR="008B13F3">
        <w:t>by</w:t>
      </w:r>
      <w:r w:rsidR="00090442">
        <w:t xml:space="preserve"> </w:t>
      </w:r>
      <w:r w:rsidR="008B13F3">
        <w:t xml:space="preserve">facilitating </w:t>
      </w:r>
      <w:r w:rsidR="005D7C7D">
        <w:t xml:space="preserve">adaptation and </w:t>
      </w:r>
      <w:r w:rsidR="008B13F3">
        <w:t xml:space="preserve">promoting </w:t>
      </w:r>
      <w:r w:rsidR="00090442">
        <w:t xml:space="preserve">species survival, </w:t>
      </w:r>
      <w:r w:rsidR="008B13F3">
        <w:t xml:space="preserve">generating </w:t>
      </w:r>
      <w:r w:rsidR="00090442">
        <w:t xml:space="preserve">novel variation, </w:t>
      </w:r>
      <w:r w:rsidR="005D7C7D">
        <w:t xml:space="preserve">or </w:t>
      </w:r>
      <w:r w:rsidR="00852425">
        <w:t xml:space="preserve">alternatively in some cases leading to a reduction in fitness and even </w:t>
      </w:r>
      <w:r w:rsidR="008B13F3">
        <w:t xml:space="preserve">causing </w:t>
      </w:r>
      <w:r w:rsidR="00090442">
        <w:t>extinction</w:t>
      </w:r>
      <w:r w:rsidR="00653646">
        <w:t xml:space="preserve"> </w:t>
      </w:r>
      <w:r w:rsidR="00653646">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 </w:instrText>
      </w:r>
      <w:r w:rsidR="005D10D1">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EN.CITE.DATA </w:instrText>
      </w:r>
      <w:r w:rsidR="005D10D1">
        <w:fldChar w:fldCharType="end"/>
      </w:r>
      <w:r w:rsidR="00653646">
        <w:fldChar w:fldCharType="separate"/>
      </w:r>
      <w:r w:rsidR="005D10D1">
        <w:rPr>
          <w:noProof/>
        </w:rPr>
        <w:t>(Chapman and Abbott, 2010, Becker et al., 2013, Rieseberg et al., 1999, Rhymer and Simberloff, 1996)</w:t>
      </w:r>
      <w:r w:rsidR="00653646">
        <w:fldChar w:fldCharType="end"/>
      </w:r>
      <w:r w:rsidR="00090442">
        <w:t>. Focused studies o</w:t>
      </w:r>
      <w:r w:rsidR="005D7C7D">
        <w:t>n</w:t>
      </w:r>
      <w:r w:rsidR="00090442">
        <w:t xml:space="preserve"> </w:t>
      </w:r>
      <w:r w:rsidR="008901B0">
        <w:t>plant evolutionary</w:t>
      </w:r>
      <w:r w:rsidR="00090442">
        <w:t xml:space="preserve"> model systems such as</w:t>
      </w:r>
      <w:r w:rsidR="009869B8">
        <w:t xml:space="preserve"> </w:t>
      </w:r>
      <w:r w:rsidR="008901B0" w:rsidRPr="008901B0">
        <w:rPr>
          <w:i/>
        </w:rPr>
        <w:t>Helianthus</w:t>
      </w:r>
      <w:r w:rsidR="002B0BD2">
        <w:t xml:space="preserve"> </w:t>
      </w:r>
      <w:r w:rsidR="004D1BD7">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 </w:instrText>
      </w:r>
      <w:r w:rsidR="005D10D1">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EN.CITE.DATA </w:instrText>
      </w:r>
      <w:r w:rsidR="005D10D1">
        <w:fldChar w:fldCharType="end"/>
      </w:r>
      <w:r w:rsidR="004D1BD7">
        <w:fldChar w:fldCharType="separate"/>
      </w:r>
      <w:r w:rsidR="005D10D1">
        <w:rPr>
          <w:noProof/>
        </w:rPr>
        <w:t>(Lexer et al., 2003)</w:t>
      </w:r>
      <w:r w:rsidR="004D1BD7">
        <w:fldChar w:fldCharType="end"/>
      </w:r>
      <w:r w:rsidR="009869B8">
        <w:t xml:space="preserve">, </w:t>
      </w:r>
      <w:proofErr w:type="spellStart"/>
      <w:r w:rsidR="00985E9E" w:rsidRPr="008901B0">
        <w:rPr>
          <w:i/>
        </w:rPr>
        <w:t>Senecio</w:t>
      </w:r>
      <w:proofErr w:type="spellEnd"/>
      <w:r w:rsidR="002B0BD2">
        <w:t xml:space="preserve"> </w:t>
      </w:r>
      <w:r w:rsidR="00F2137A">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 </w:instrText>
      </w:r>
      <w:r w:rsidR="005D10D1">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EN.CITE.DATA </w:instrText>
      </w:r>
      <w:r w:rsidR="005D10D1">
        <w:fldChar w:fldCharType="end"/>
      </w:r>
      <w:r w:rsidR="00F2137A">
        <w:fldChar w:fldCharType="separate"/>
      </w:r>
      <w:r w:rsidR="005D10D1">
        <w:rPr>
          <w:noProof/>
        </w:rPr>
        <w:t>(Abbott et al., 2009)</w:t>
      </w:r>
      <w:r w:rsidR="00F2137A">
        <w:fldChar w:fldCharType="end"/>
      </w:r>
      <w:r w:rsidR="009869B8">
        <w:t xml:space="preserve"> and </w:t>
      </w:r>
      <w:proofErr w:type="spellStart"/>
      <w:r w:rsidR="009869B8" w:rsidRPr="008901B0">
        <w:rPr>
          <w:i/>
        </w:rPr>
        <w:t>Tragopogon</w:t>
      </w:r>
      <w:proofErr w:type="spellEnd"/>
      <w:r w:rsidR="002B0BD2">
        <w:t xml:space="preserve"> </w:t>
      </w:r>
      <w:r w:rsidR="00F2137A">
        <w:fldChar w:fldCharType="begin"/>
      </w:r>
      <w:r w:rsidR="005D10D1">
        <w:instrText xml:space="preserve"> ADDIN EN.CITE &lt;EndNote&gt;&lt;Cite&gt;&lt;Author&gt;Novak&lt;/Author&gt;&lt;Year&gt;1991&lt;/Year&gt;&lt;RecNum&gt;1283&lt;/RecNum&gt;&lt;DisplayText&gt;(Novak et al., 1991)&lt;/DisplayText&gt;&lt;record&gt;&lt;rec-number&gt;1283&lt;/rec-number&gt;&lt;foreign-keys&gt;&lt;key app="EN" db-id="rv5pzvwrkefxw5ez0dn5522yetsaer2px2s0" timestamp="1587981791"&gt;1283&lt;/key&gt;&lt;/foreign-keys&gt;&lt;ref-type name="Journal Article"&gt;17&lt;/ref-type&gt;&lt;contributors&gt;&lt;authors&gt;&lt;author&gt;Novak, S. J.&lt;/author&gt;&lt;author&gt;Soltis, D. E.&lt;/author&gt;&lt;author&gt;Soltis, P. S.&lt;/author&gt;&lt;/authors&gt;&lt;/contributors&gt;&lt;auth-address&gt;NOVAK, SJ (reprint author), WASHINGTON STATE UNIV,DEPT BOT,PULLMAN,WA 99164, USA.&lt;/auth-address&gt;&lt;titles&gt;&lt;title&gt;OWNBEY TRAGOPOGONS - 40 YEARS LATER&lt;/title&gt;&lt;secondary-title&gt;American Journal of Botany&lt;/secondary-title&gt;&lt;alt-title&gt;Am. J. Bot.&lt;/alt-title&gt;&lt;/titles&gt;&lt;periodical&gt;&lt;full-title&gt;American Journal of Botany&lt;/full-title&gt;&lt;/periodical&gt;&lt;pages&gt;1586-1600&lt;/pages&gt;&lt;volume&gt;78&lt;/volume&gt;&lt;number&gt;11&lt;/number&gt;&lt;keywords&gt;&lt;keyword&gt;polyploidy&lt;/keyword&gt;&lt;keyword&gt;hybridization&lt;/keyword&gt;&lt;keyword&gt;Plant Sciences&lt;/keyword&gt;&lt;/keywords&gt;&lt;dates&gt;&lt;year&gt;1991&lt;/year&gt;&lt;pub-dates&gt;&lt;date&gt;Nov&lt;/date&gt;&lt;/pub-dates&gt;&lt;/dates&gt;&lt;isbn&gt;0002-9122&lt;/isbn&gt;&lt;accession-num&gt;WOS:A1991GQ63900014&lt;/accession-num&gt;&lt;work-type&gt;Article&lt;/work-type&gt;&lt;urls&gt;&lt;related-urls&gt;&lt;url&gt;&amp;lt;Go to ISI&amp;gt;://WOS:A1991GQ63900014&lt;/url&gt;&lt;/related-urls&gt;&lt;/urls&gt;&lt;electronic-resource-num&gt;10.2307/2444984&lt;/electronic-resource-num&gt;&lt;language&gt;English&lt;/language&gt;&lt;/record&gt;&lt;/Cite&gt;&lt;/EndNote&gt;</w:instrText>
      </w:r>
      <w:r w:rsidR="00F2137A">
        <w:fldChar w:fldCharType="separate"/>
      </w:r>
      <w:r w:rsidR="005D10D1">
        <w:rPr>
          <w:noProof/>
        </w:rPr>
        <w:t>(Novak et al., 1991)</w:t>
      </w:r>
      <w:r w:rsidR="00F2137A">
        <w:fldChar w:fldCharType="end"/>
      </w:r>
      <w:r w:rsidR="00F2137A">
        <w:t xml:space="preserve"> </w:t>
      </w:r>
      <w:r w:rsidR="009869B8">
        <w:t xml:space="preserve">have </w:t>
      </w:r>
      <w:r w:rsidR="00090442">
        <w:t xml:space="preserve">revealed </w:t>
      </w:r>
      <w:r w:rsidR="00985E9E">
        <w:t xml:space="preserve">how hybridisation may contribute to range expansion, invasiveness and phenotypic </w:t>
      </w:r>
      <w:r w:rsidR="00970DB4">
        <w:t xml:space="preserve">and genomic </w:t>
      </w:r>
      <w:r w:rsidR="00985E9E">
        <w:t>novelty</w:t>
      </w:r>
      <w:r w:rsidR="008405CE">
        <w:t>.</w:t>
      </w:r>
      <w:r w:rsidR="003E2A00">
        <w:t xml:space="preserve"> </w:t>
      </w:r>
      <w:r w:rsidR="00613949">
        <w:t xml:space="preserve">These </w:t>
      </w:r>
      <w:r w:rsidR="00C937D4">
        <w:t xml:space="preserve">focused genetic studies </w:t>
      </w:r>
      <w:r w:rsidR="00613949">
        <w:t xml:space="preserve">have selected </w:t>
      </w:r>
      <w:r w:rsidR="00EC141A">
        <w:t xml:space="preserve">species </w:t>
      </w:r>
      <w:r w:rsidR="00226578">
        <w:t xml:space="preserve">and study systems </w:t>
      </w:r>
      <w:r w:rsidR="00C937D4">
        <w:t>for their noteworthy hybrid outcomes</w:t>
      </w:r>
      <w:r w:rsidR="008405CE">
        <w:t xml:space="preserve">, </w:t>
      </w:r>
      <w:r w:rsidR="00613949">
        <w:t xml:space="preserve">and </w:t>
      </w:r>
      <w:r w:rsidR="008405CE">
        <w:t>it is currently unclear how the</w:t>
      </w:r>
      <w:r w:rsidR="00EC141A">
        <w:t>se</w:t>
      </w:r>
      <w:r w:rsidR="008405CE">
        <w:t xml:space="preserve"> results</w:t>
      </w:r>
      <w:r w:rsidR="00C937D4">
        <w:t xml:space="preserve"> generalise to </w:t>
      </w:r>
      <w:r w:rsidR="008B13F3">
        <w:t xml:space="preserve">natural </w:t>
      </w:r>
      <w:r w:rsidR="00C937D4">
        <w:t>plant communities</w:t>
      </w:r>
      <w:r w:rsidR="00226578">
        <w:t xml:space="preserve"> and entire floristic assemblage</w:t>
      </w:r>
      <w:r w:rsidR="00D4767E">
        <w:t>s</w:t>
      </w:r>
      <w:r w:rsidR="00C937D4">
        <w:t xml:space="preserve">. </w:t>
      </w:r>
      <w:r w:rsidR="00EC141A">
        <w:t>A relatively small body of work has looked more broadly at hybridisation between diverse species in flora</w:t>
      </w:r>
      <w:r w:rsidR="008C1622">
        <w:t>s</w:t>
      </w:r>
      <w:r w:rsidR="00EC141A">
        <w:t xml:space="preserve">, with the aim of understanding </w:t>
      </w:r>
      <w:r w:rsidR="00613949">
        <w:t xml:space="preserve">the likelihood of hybridisation in the context of </w:t>
      </w:r>
      <w:r w:rsidR="00EC141A">
        <w:t>species attributes, ecology, and phylogeny</w:t>
      </w:r>
      <w:r w:rsidR="00991894">
        <w:t xml:space="preserve"> </w:t>
      </w:r>
      <w:r w:rsidR="00991894">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EN.CITE.DATA </w:instrText>
      </w:r>
      <w:r w:rsidR="005D10D1">
        <w:fldChar w:fldCharType="end"/>
      </w:r>
      <w:r w:rsidR="00991894">
        <w:fldChar w:fldCharType="separate"/>
      </w:r>
      <w:r w:rsidR="005D10D1">
        <w:rPr>
          <w:noProof/>
        </w:rPr>
        <w:t>(Whitney et al., 2010, Beddows and Rose, 2018, Mitchell et al., 2019, Ellstrand et al., 1996, Marques et al., 2018)</w:t>
      </w:r>
      <w:r w:rsidR="00991894">
        <w:fldChar w:fldCharType="end"/>
      </w:r>
      <w:r w:rsidR="00EC141A">
        <w:t>. A limitation of these studies has been the reliance on phylogenies where the tips represent higher taxonomic units such as genera, families, or orders</w:t>
      </w:r>
      <w:r w:rsidR="00D32A35">
        <w:t xml:space="preserve"> </w:t>
      </w:r>
      <w:r w:rsidR="00D32A35">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D32A35">
        <w:fldChar w:fldCharType="separate"/>
      </w:r>
      <w:r w:rsidR="005D10D1">
        <w:rPr>
          <w:noProof/>
        </w:rPr>
        <w:t>(Beddows and Rose, 2018, Mitchell et al., 2019, Whitney et al., 2010)</w:t>
      </w:r>
      <w:r w:rsidR="00D32A35">
        <w:fldChar w:fldCharType="end"/>
      </w:r>
      <w:r w:rsidR="00EC141A">
        <w:t xml:space="preserve">. Hybridisation is an outcome of interactions between species, and a resolved species-level phylogeny is required to calculate the genetic distances of hybridising taxa and to </w:t>
      </w:r>
      <w:r w:rsidR="00D20081">
        <w:t xml:space="preserve">accurately </w:t>
      </w:r>
      <w:r w:rsidR="00384B26">
        <w:t xml:space="preserve">estimate </w:t>
      </w:r>
      <w:r w:rsidR="002A5027">
        <w:t xml:space="preserve">the </w:t>
      </w:r>
      <w:r w:rsidR="00EC141A">
        <w:t xml:space="preserve">phylogenetic signal of </w:t>
      </w:r>
      <w:r w:rsidR="008C1622">
        <w:t>hybridi</w:t>
      </w:r>
      <w:r w:rsidR="005C7C0E">
        <w:t>s</w:t>
      </w:r>
      <w:r w:rsidR="008C1622">
        <w:t>ation</w:t>
      </w:r>
      <w:r w:rsidR="00EC141A">
        <w:t>.</w:t>
      </w:r>
      <w:r w:rsidR="00FE32C8" w:rsidRPr="00FE32C8">
        <w:t xml:space="preserve"> </w:t>
      </w:r>
    </w:p>
    <w:p w14:paraId="159AACE2" w14:textId="1F304E5B" w:rsidR="009869B8" w:rsidRDefault="00FE32C8" w:rsidP="008B13F3">
      <w:pPr>
        <w:spacing w:line="480" w:lineRule="auto"/>
        <w:jc w:val="both"/>
      </w:pPr>
      <w:r>
        <w:t>DNA barcoding is proving increasingly useful for the genetic characterisation of species assemblages and complex communities</w:t>
      </w:r>
      <w:r w:rsidR="00936DD3">
        <w:t xml:space="preserve"> </w:t>
      </w:r>
      <w:commentRangeStart w:id="13"/>
      <w:r w:rsidR="00936DD3">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 </w:instrText>
      </w:r>
      <w:r w:rsidR="005D10D1">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EN.CITE.DATA </w:instrText>
      </w:r>
      <w:r w:rsidR="005D10D1">
        <w:fldChar w:fldCharType="end"/>
      </w:r>
      <w:r w:rsidR="00936DD3">
        <w:fldChar w:fldCharType="separate"/>
      </w:r>
      <w:r w:rsidR="005D10D1">
        <w:rPr>
          <w:noProof/>
        </w:rPr>
        <w:t>(Gomez-Rodriguez et al., 2015, Young et al.)</w:t>
      </w:r>
      <w:r w:rsidR="00936DD3">
        <w:fldChar w:fldCharType="end"/>
      </w:r>
      <w:r>
        <w:t>.</w:t>
      </w:r>
      <w:commentRangeEnd w:id="13"/>
      <w:r w:rsidR="008047BF">
        <w:rPr>
          <w:rStyle w:val="CommentReference"/>
        </w:rPr>
        <w:commentReference w:id="13"/>
      </w:r>
      <w:r>
        <w:t xml:space="preserve"> By amplifying a small and standardised set of target loci</w:t>
      </w:r>
      <w:r w:rsidR="007249C5">
        <w:t>,</w:t>
      </w:r>
      <w:r>
        <w:t xml:space="preserve"> DNA barcoding is inherently scalable to deployment across large sample sets and </w:t>
      </w:r>
      <w:r w:rsidR="003B0CA5">
        <w:t xml:space="preserve">is </w:t>
      </w:r>
      <w:r>
        <w:t>well-suited to comparative analyses of diverse taxa. As DNA data is generated at pace and at scale it is becoming feasible to generate comprehensive DNA barcoding datasets for all plant species in a country. This provides the opportunity for the integration with ecological data collected at a national level to test major ecological and evolutionary questions at broad geographic scales.</w:t>
      </w:r>
    </w:p>
    <w:p w14:paraId="38B9587F" w14:textId="6D81DDB4" w:rsidR="009869B8" w:rsidRDefault="00301EDD" w:rsidP="008B13F3">
      <w:pPr>
        <w:spacing w:line="480" w:lineRule="auto"/>
        <w:jc w:val="both"/>
      </w:pPr>
      <w:r>
        <w:lastRenderedPageBreak/>
        <w:t>In this study</w:t>
      </w:r>
      <w:r w:rsidR="009869B8">
        <w:t xml:space="preserve"> we </w:t>
      </w:r>
      <w:r w:rsidR="00074F0E">
        <w:t>characterise</w:t>
      </w:r>
      <w:r w:rsidR="002A673E">
        <w:t xml:space="preserve"> </w:t>
      </w:r>
      <w:r>
        <w:t xml:space="preserve">the genetic landscape of natural hybridisation </w:t>
      </w:r>
      <w:r w:rsidR="002A673E">
        <w:t xml:space="preserve">across flowering plant species in </w:t>
      </w:r>
      <w:r w:rsidR="002218ED">
        <w:t>the UK</w:t>
      </w:r>
      <w:r w:rsidR="002A673E">
        <w:t xml:space="preserve">. </w:t>
      </w:r>
      <w:r w:rsidR="009869B8">
        <w:t xml:space="preserve">The </w:t>
      </w:r>
      <w:r w:rsidR="002218ED">
        <w:t xml:space="preserve">UK </w:t>
      </w:r>
      <w:r w:rsidR="00460E39">
        <w:t>f</w:t>
      </w:r>
      <w:r w:rsidR="009869B8">
        <w:t xml:space="preserve">lora is an ideal </w:t>
      </w:r>
      <w:r w:rsidR="0041617A">
        <w:t xml:space="preserve">study </w:t>
      </w:r>
      <w:r w:rsidR="009869B8">
        <w:t xml:space="preserve">system for </w:t>
      </w:r>
      <w:r w:rsidR="002A673E">
        <w:t xml:space="preserve">investigating hybridisation as it </w:t>
      </w:r>
      <w:r w:rsidR="009869B8">
        <w:t xml:space="preserve">contains </w:t>
      </w:r>
      <w:r w:rsidR="00074F0E">
        <w:t xml:space="preserve">~1400 </w:t>
      </w:r>
      <w:r w:rsidR="002A673E">
        <w:t xml:space="preserve">species </w:t>
      </w:r>
      <w:r w:rsidR="00074F0E">
        <w:t xml:space="preserve">and is therefore manageable </w:t>
      </w:r>
      <w:r w:rsidR="002A673E">
        <w:t xml:space="preserve">for genetic </w:t>
      </w:r>
      <w:r w:rsidR="00B7425E" w:rsidRPr="0041617A">
        <w:t>characterisation</w:t>
      </w:r>
      <w:r w:rsidR="009869B8">
        <w:t xml:space="preserve">, but </w:t>
      </w:r>
      <w:r w:rsidR="00074F0E">
        <w:t xml:space="preserve">has sufficient diversity to include </w:t>
      </w:r>
      <w:r w:rsidR="009869B8">
        <w:t xml:space="preserve">~20% </w:t>
      </w:r>
      <w:r w:rsidR="00074F0E">
        <w:t xml:space="preserve">of </w:t>
      </w:r>
      <w:r w:rsidR="00226578">
        <w:t xml:space="preserve">all </w:t>
      </w:r>
      <w:r w:rsidR="005B028E">
        <w:t xml:space="preserve">known </w:t>
      </w:r>
      <w:r w:rsidR="00E13E1D">
        <w:t>angiosperm</w:t>
      </w:r>
      <w:r w:rsidR="00226578">
        <w:t xml:space="preserve"> </w:t>
      </w:r>
      <w:r w:rsidR="009869B8">
        <w:t>plant families and numerous hybrid combinations</w:t>
      </w:r>
      <w:r w:rsidR="008A2A62">
        <w:t xml:space="preserve"> </w:t>
      </w:r>
      <w:r w:rsidR="008A2A62">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8A2A62">
        <w:fldChar w:fldCharType="separate"/>
      </w:r>
      <w:r w:rsidR="005D10D1">
        <w:rPr>
          <w:noProof/>
        </w:rPr>
        <w:t>(Stace, 2019)</w:t>
      </w:r>
      <w:r w:rsidR="008A2A62">
        <w:fldChar w:fldCharType="end"/>
      </w:r>
      <w:r w:rsidR="009869B8">
        <w:t xml:space="preserve">. There is also a hybrid flora—a unique resource describing </w:t>
      </w:r>
      <w:r w:rsidR="00D7394C">
        <w:t xml:space="preserve">all known vascular plant </w:t>
      </w:r>
      <w:r w:rsidR="00226578">
        <w:t xml:space="preserve">inter-specific </w:t>
      </w:r>
      <w:r w:rsidR="009869B8">
        <w:t>hybrids</w:t>
      </w:r>
      <w:r w:rsidR="00D7394C">
        <w:t xml:space="preserve"> present across the British Isles,</w:t>
      </w:r>
      <w:r w:rsidR="001D4AA6">
        <w:t xml:space="preserve"> of which 616 represent </w:t>
      </w:r>
      <w:r w:rsidR="00370927">
        <w:t xml:space="preserve">hybridisation between </w:t>
      </w:r>
      <w:r w:rsidR="001D4AA6">
        <w:t xml:space="preserve">native </w:t>
      </w:r>
      <w:r w:rsidR="00D7394C">
        <w:t xml:space="preserve">UK flowering plant </w:t>
      </w:r>
      <w:r w:rsidR="001D4AA6">
        <w:t xml:space="preserve">species or </w:t>
      </w:r>
      <w:proofErr w:type="spellStart"/>
      <w:r w:rsidR="001D4AA6">
        <w:t>archaeophytes</w:t>
      </w:r>
      <w:proofErr w:type="spellEnd"/>
      <w:r w:rsidR="00EA61F3">
        <w:t xml:space="preserve"> (introduced pre-1500 or potentially natives</w:t>
      </w:r>
      <w:r w:rsidR="00D7394C">
        <w:t>)</w:t>
      </w:r>
      <w:r w:rsidR="008A2A62">
        <w:t xml:space="preserve"> </w:t>
      </w:r>
      <w:r w:rsidR="008A2A62">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 </w:instrText>
      </w:r>
      <w:r w:rsidR="005D10D1">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EN.CITE.DATA </w:instrText>
      </w:r>
      <w:r w:rsidR="005D10D1">
        <w:fldChar w:fldCharType="end"/>
      </w:r>
      <w:r w:rsidR="008A2A62">
        <w:fldChar w:fldCharType="separate"/>
      </w:r>
      <w:r w:rsidR="005D10D1">
        <w:rPr>
          <w:noProof/>
        </w:rPr>
        <w:t>(Stace et al., 2015, Stace, 1975, Preston and Pearman, 2015)</w:t>
      </w:r>
      <w:r w:rsidR="008A2A62">
        <w:fldChar w:fldCharType="end"/>
      </w:r>
      <w:r w:rsidR="00D7394C">
        <w:t xml:space="preserve">. The </w:t>
      </w:r>
      <w:r w:rsidR="009224FA">
        <w:t>h</w:t>
      </w:r>
      <w:r w:rsidR="00D7394C">
        <w:t xml:space="preserve">ybrid </w:t>
      </w:r>
      <w:r w:rsidR="009224FA">
        <w:t>f</w:t>
      </w:r>
      <w:r w:rsidR="00D7394C">
        <w:t>lora also summarises</w:t>
      </w:r>
      <w:r w:rsidR="00074F0E">
        <w:t xml:space="preserve"> their</w:t>
      </w:r>
      <w:r w:rsidR="009869B8">
        <w:t xml:space="preserve"> ecolog</w:t>
      </w:r>
      <w:r w:rsidR="0045698A">
        <w:t>y</w:t>
      </w:r>
      <w:r w:rsidR="00074F0E">
        <w:t>, distribution, cytology</w:t>
      </w:r>
      <w:r w:rsidR="00460E39">
        <w:t xml:space="preserve"> </w:t>
      </w:r>
      <w:r w:rsidR="00C32F69">
        <w:t xml:space="preserve">and parentage </w:t>
      </w:r>
      <w:r w:rsidR="0051452E">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51452E">
        <w:fldChar w:fldCharType="separate"/>
      </w:r>
      <w:r w:rsidR="005D10D1">
        <w:rPr>
          <w:noProof/>
        </w:rPr>
        <w:t>(Stace et al., 2015)</w:t>
      </w:r>
      <w:r w:rsidR="0051452E">
        <w:fldChar w:fldCharType="end"/>
      </w:r>
      <w:r w:rsidR="009869B8">
        <w:t xml:space="preserve">. </w:t>
      </w:r>
      <w:r w:rsidR="00074F0E">
        <w:t xml:space="preserve">We </w:t>
      </w:r>
      <w:r w:rsidR="00C32F69">
        <w:t xml:space="preserve">use the Barcode UK </w:t>
      </w:r>
      <w:commentRangeStart w:id="14"/>
      <w:r w:rsidR="00C32F69">
        <w:t>dataset</w:t>
      </w:r>
      <w:del w:id="15" w:author="Microsoft Office User" w:date="2021-05-27T16:46:00Z">
        <w:r w:rsidR="00CB6F4C" w:rsidDel="008047BF">
          <w:delText xml:space="preserve"> </w:delText>
        </w:r>
      </w:del>
      <w:ins w:id="16" w:author="Microsoft Office User" w:date="2021-05-27T16:46:00Z">
        <w:r w:rsidR="008047BF">
          <w:t xml:space="preserve"> </w:t>
        </w:r>
      </w:ins>
      <w:r w:rsidR="008047BF">
        <w:fldChar w:fldCharType="begin"/>
      </w:r>
      <w:r w:rsidR="003756B6">
        <w:instrText xml:space="preserve"> ADDIN EN.CITE &lt;EndNote&gt;&lt;Cite&gt;&lt;Author&gt;Jones&lt;/Author&gt;&lt;RecNum&gt;3132&lt;/RecNum&gt;&lt;DisplayText&gt;(Jones et al.)&lt;/DisplayText&gt;&lt;record&gt;&lt;rec-number&gt;3132&lt;/rec-number&gt;&lt;foreign-keys&gt;&lt;key app="EN" db-id="90w520fdls9299e0s0r52ewfxtra0fspxaaa" timestamp="1622130410" guid="9b749ee8-4858-4866-9b6c-6ad84fb498b1"&gt;3132&lt;/key&gt;&lt;/foreign-keys&gt;&lt;ref-type name="Journal Article"&gt;17&lt;/ref-type&gt;&lt;contributors&gt;&lt;authors&gt;&lt;author&gt;Jones, L.&lt;/author&gt;&lt;author&gt;Twyford, A. D.&lt;/author&gt;&lt;author&gt;Ford, C. R.&lt;/author&gt;&lt;author&gt;Rich, T. C. G.&lt;/author&gt;&lt;author&gt;Davies, H.&lt;/author&gt;&lt;author&gt;Forrest, L. L.&lt;/author&gt;&lt;author&gt;Hart, M. L.&lt;/author&gt;&lt;author&gt;McHaffie, H.&lt;/author&gt;&lt;author&gt;Brown, M. R.&lt;/author&gt;&lt;author&gt;Hollingsworth, P. M.&lt;/author&gt;&lt;author&gt;de Vere, N.&lt;/author&gt;&lt;/authors&gt;&lt;/contributors&gt;&lt;titles&gt;&lt;title&gt;Barcode UK: A complete DNA barcoding resource for the flowering plants and conifers of the United Kingdom&lt;/title&gt;&lt;secondary-title&gt;Molecular Ecology Resources&lt;/secondary-title&gt;&lt;/titles&gt;&lt;periodical&gt;&lt;full-title&gt;Molecular Ecology Resources&lt;/full-title&gt;&lt;abbr-1&gt;Mol. Ecol. Resour.&lt;/abbr-1&gt;&lt;/periodical&gt;&lt;dates&gt;&lt;/dates&gt;&lt;isbn&gt;1755-098X&lt;/isbn&gt;&lt;accession-num&gt;WOS:000636151400001&lt;/accession-num&gt;&lt;urls&gt;&lt;related-urls&gt;&lt;url&gt;&amp;lt;Go to ISI&amp;gt;://WOS:000636151400001&lt;/url&gt;&lt;/related-urls&gt;&lt;/urls&gt;&lt;electronic-resource-num&gt;10.1111/1755-0998.13388&lt;/electronic-resource-num&gt;&lt;/record&gt;&lt;/Cite&gt;&lt;/EndNote&gt;</w:instrText>
      </w:r>
      <w:r w:rsidR="008047BF">
        <w:fldChar w:fldCharType="separate"/>
      </w:r>
      <w:r w:rsidR="003756B6">
        <w:rPr>
          <w:noProof/>
        </w:rPr>
        <w:t>(Jones et al.)</w:t>
      </w:r>
      <w:r w:rsidR="008047BF">
        <w:fldChar w:fldCharType="end"/>
      </w:r>
      <w:commentRangeEnd w:id="14"/>
      <w:r w:rsidR="008047BF">
        <w:rPr>
          <w:rStyle w:val="CommentReference"/>
        </w:rPr>
        <w:commentReference w:id="14"/>
      </w:r>
      <w:del w:id="17" w:author="Microsoft Office User" w:date="2021-05-27T16:46:00Z">
        <w:r w:rsidR="00CB6F4C" w:rsidDel="008047BF">
          <w:delText>(Jones et al. In Prep.)</w:delText>
        </w:r>
      </w:del>
      <w:r w:rsidR="00C32F69">
        <w:t xml:space="preserve">, a new </w:t>
      </w:r>
      <w:r w:rsidR="00074F0E">
        <w:t>DNA barcoding</w:t>
      </w:r>
      <w:r w:rsidR="00C32F69">
        <w:t xml:space="preserve"> resource that </w:t>
      </w:r>
      <w:r w:rsidR="00CB6F4C">
        <w:t xml:space="preserve">includes a three locus DNA barcode of </w:t>
      </w:r>
      <w:proofErr w:type="spellStart"/>
      <w:r w:rsidR="00CB6F4C" w:rsidRPr="00EA61F3">
        <w:rPr>
          <w:i/>
        </w:rPr>
        <w:t>rbcL</w:t>
      </w:r>
      <w:proofErr w:type="spellEnd"/>
      <w:r w:rsidR="00CB6F4C" w:rsidRPr="00CB6F4C">
        <w:t xml:space="preserve">, </w:t>
      </w:r>
      <w:proofErr w:type="spellStart"/>
      <w:r w:rsidR="00CB6F4C" w:rsidRPr="00EA61F3">
        <w:rPr>
          <w:i/>
        </w:rPr>
        <w:t>matK</w:t>
      </w:r>
      <w:proofErr w:type="spellEnd"/>
      <w:r w:rsidR="00CB6F4C" w:rsidRPr="00CB6F4C">
        <w:t>, and ITS2</w:t>
      </w:r>
      <w:r w:rsidR="00CB6F4C">
        <w:t xml:space="preserve"> for the native</w:t>
      </w:r>
      <w:r w:rsidR="00E13E1D">
        <w:t xml:space="preserve"> and </w:t>
      </w:r>
      <w:proofErr w:type="spellStart"/>
      <w:r w:rsidR="00E13E1D">
        <w:t>archae</w:t>
      </w:r>
      <w:r w:rsidR="002218ED">
        <w:t>ophyte</w:t>
      </w:r>
      <w:proofErr w:type="spellEnd"/>
      <w:r w:rsidR="00CB6F4C">
        <w:t xml:space="preserve"> </w:t>
      </w:r>
      <w:r w:rsidR="002218ED">
        <w:t>seed plants</w:t>
      </w:r>
      <w:r w:rsidR="00CB6F4C">
        <w:t xml:space="preserve"> of the UK. </w:t>
      </w:r>
      <w:r w:rsidR="00074F0E">
        <w:t xml:space="preserve"> </w:t>
      </w:r>
      <w:r w:rsidR="00CB6F4C">
        <w:t>We integrate this</w:t>
      </w:r>
      <w:r w:rsidR="00074F0E">
        <w:t xml:space="preserve"> </w:t>
      </w:r>
      <w:r w:rsidR="007B47DC">
        <w:t xml:space="preserve">DNA </w:t>
      </w:r>
      <w:r w:rsidR="00B7425E">
        <w:t xml:space="preserve">barcode </w:t>
      </w:r>
      <w:r w:rsidR="00074F0E">
        <w:t>data</w:t>
      </w:r>
      <w:r w:rsidR="00CB6F4C">
        <w:t xml:space="preserve"> </w:t>
      </w:r>
      <w:r w:rsidR="00074F0E">
        <w:t xml:space="preserve">with </w:t>
      </w:r>
      <w:r w:rsidR="00CB6F4C">
        <w:t xml:space="preserve">information </w:t>
      </w:r>
      <w:r w:rsidR="003B0CA5">
        <w:t>on hybridisation from the</w:t>
      </w:r>
      <w:r w:rsidR="00074F0E">
        <w:t xml:space="preserve"> </w:t>
      </w:r>
      <w:r w:rsidR="009869B8">
        <w:t>hybrid flora</w:t>
      </w:r>
      <w:r w:rsidR="00DC00FD">
        <w:t>,</w:t>
      </w:r>
      <w:r w:rsidR="00CB6F4C">
        <w:t xml:space="preserve"> as well as other species level tr</w:t>
      </w:r>
      <w:r w:rsidR="00DB42D9">
        <w:t>aits and ecological information</w:t>
      </w:r>
      <w:r w:rsidR="009869B8">
        <w:t>.</w:t>
      </w:r>
      <w:r w:rsidR="00DB42D9">
        <w:t xml:space="preserve"> We assess the determinants of hybridisation across the flora in the context of parental species range overlap, genus size, life history</w:t>
      </w:r>
      <w:r w:rsidR="002218ED">
        <w:t xml:space="preserve"> (annual vs perennial)</w:t>
      </w:r>
      <w:r w:rsidR="00DB42D9">
        <w:t>, ploidy differences, parental</w:t>
      </w:r>
      <w:r w:rsidR="0051452E">
        <w:t xml:space="preserve"> </w:t>
      </w:r>
      <w:r w:rsidR="00DB42D9">
        <w:t>genetic distance and phylogeny.</w:t>
      </w:r>
    </w:p>
    <w:p w14:paraId="3DA77193" w14:textId="5F6DABB9" w:rsidR="00CB6F4C" w:rsidRDefault="00CB6F4C" w:rsidP="008B13F3">
      <w:pPr>
        <w:spacing w:line="480" w:lineRule="auto"/>
        <w:jc w:val="both"/>
      </w:pPr>
      <w:r>
        <w:t xml:space="preserve">Out of the </w:t>
      </w:r>
      <w:r w:rsidR="00575ACB">
        <w:t>6117</w:t>
      </w:r>
      <w:r>
        <w:t xml:space="preserve"> possible </w:t>
      </w:r>
      <w:r w:rsidR="00575ACB">
        <w:t xml:space="preserve">unique </w:t>
      </w:r>
      <w:r>
        <w:t xml:space="preserve">pairwise congeneric combinations </w:t>
      </w:r>
      <w:r w:rsidR="003B0CA5">
        <w:t xml:space="preserve">between 1100 species suitable for analysis </w:t>
      </w:r>
      <w:r>
        <w:t xml:space="preserve">in the </w:t>
      </w:r>
      <w:r w:rsidR="002218ED">
        <w:t xml:space="preserve">UK </w:t>
      </w:r>
      <w:r>
        <w:t xml:space="preserve">flora </w:t>
      </w:r>
      <w:r w:rsidR="003B0CA5">
        <w:t xml:space="preserve">(see methods), </w:t>
      </w:r>
      <w:r>
        <w:t>only 7.</w:t>
      </w:r>
      <w:r w:rsidR="00396300">
        <w:t>8</w:t>
      </w:r>
      <w:r>
        <w:t xml:space="preserve">% produce hybrids. From 244 </w:t>
      </w:r>
      <w:r w:rsidR="008A2A62">
        <w:t>genera containing multiple species</w:t>
      </w:r>
      <w:r>
        <w:t>, 96 contain hybrids, and the</w:t>
      </w:r>
      <w:r w:rsidR="005A6A65">
        <w:t xml:space="preserve"> </w:t>
      </w:r>
      <w:r w:rsidR="008A2A62">
        <w:t>480</w:t>
      </w:r>
      <w:r w:rsidR="005A6A65">
        <w:t xml:space="preserve"> recorded hybrids </w:t>
      </w:r>
      <w:r>
        <w:t xml:space="preserve">are disproportionately concentrated in just five genera, with 45.8% of hybrids found in </w:t>
      </w:r>
      <w:proofErr w:type="spellStart"/>
      <w:r>
        <w:rPr>
          <w:i/>
        </w:rPr>
        <w:t>Euphrasia</w:t>
      </w:r>
      <w:proofErr w:type="spellEnd"/>
      <w:r w:rsidR="00111623">
        <w:t xml:space="preserve"> (</w:t>
      </w:r>
      <w:r w:rsidR="006C6823">
        <w:t xml:space="preserve">n = </w:t>
      </w:r>
      <w:r w:rsidR="00111623">
        <w:t>62)</w:t>
      </w:r>
      <w:r>
        <w:t xml:space="preserve">, </w:t>
      </w:r>
      <w:proofErr w:type="spellStart"/>
      <w:r>
        <w:rPr>
          <w:i/>
        </w:rPr>
        <w:t>Carex</w:t>
      </w:r>
      <w:proofErr w:type="spellEnd"/>
      <w:r w:rsidR="00111623">
        <w:t xml:space="preserve"> (</w:t>
      </w:r>
      <w:r w:rsidR="00344678">
        <w:t xml:space="preserve">n = </w:t>
      </w:r>
      <w:r w:rsidR="0069108E">
        <w:t>50)</w:t>
      </w:r>
      <w:r>
        <w:t xml:space="preserve">, </w:t>
      </w:r>
      <w:r>
        <w:rPr>
          <w:i/>
        </w:rPr>
        <w:t>Rosa</w:t>
      </w:r>
      <w:r w:rsidR="0069108E">
        <w:t xml:space="preserve"> (</w:t>
      </w:r>
      <w:r w:rsidR="00344678">
        <w:t xml:space="preserve">n = </w:t>
      </w:r>
      <w:r w:rsidR="0069108E">
        <w:t>40)</w:t>
      </w:r>
      <w:r>
        <w:t xml:space="preserve">, </w:t>
      </w:r>
      <w:proofErr w:type="spellStart"/>
      <w:r>
        <w:rPr>
          <w:i/>
        </w:rPr>
        <w:t>Epilobium</w:t>
      </w:r>
      <w:proofErr w:type="spellEnd"/>
      <w:r>
        <w:rPr>
          <w:i/>
        </w:rPr>
        <w:t xml:space="preserve"> </w:t>
      </w:r>
      <w:r w:rsidR="0069108E">
        <w:t>(</w:t>
      </w:r>
      <w:r w:rsidR="00344678">
        <w:t xml:space="preserve">n = </w:t>
      </w:r>
      <w:r w:rsidR="0069108E">
        <w:t xml:space="preserve">35), </w:t>
      </w:r>
      <w:r>
        <w:t>and</w:t>
      </w:r>
      <w:r w:rsidRPr="009205D0">
        <w:rPr>
          <w:i/>
        </w:rPr>
        <w:t xml:space="preserve"> </w:t>
      </w:r>
      <w:r>
        <w:rPr>
          <w:i/>
        </w:rPr>
        <w:t>Salix</w:t>
      </w:r>
      <w:r w:rsidR="0069108E">
        <w:t xml:space="preserve"> (</w:t>
      </w:r>
      <w:r w:rsidR="00344678">
        <w:t xml:space="preserve">n = </w:t>
      </w:r>
      <w:r w:rsidR="0069108E">
        <w:t>33)</w:t>
      </w:r>
      <w:r>
        <w:t>.</w:t>
      </w:r>
      <w:r w:rsidR="00C6556E">
        <w:t xml:space="preserve"> Some genera have many species that prolifically hybridise (e.g. </w:t>
      </w:r>
      <w:proofErr w:type="spellStart"/>
      <w:r w:rsidR="00C6556E" w:rsidRPr="00CE48A3">
        <w:rPr>
          <w:i/>
        </w:rPr>
        <w:t>Euphrasia</w:t>
      </w:r>
      <w:proofErr w:type="spellEnd"/>
      <w:r w:rsidR="00C6556E">
        <w:t xml:space="preserve"> has 4 species that are each </w:t>
      </w:r>
      <w:r w:rsidR="008161FD">
        <w:t>parent</w:t>
      </w:r>
      <w:r w:rsidR="00C6556E">
        <w:t xml:space="preserve"> to 14+ hybrids), while others include widespread species that disproportionately contribute to the number of hybrids</w:t>
      </w:r>
      <w:r w:rsidR="00CE48A3">
        <w:t xml:space="preserve"> (e.g. </w:t>
      </w:r>
      <w:proofErr w:type="spellStart"/>
      <w:r w:rsidR="00CE48A3">
        <w:rPr>
          <w:i/>
        </w:rPr>
        <w:t>Rumex</w:t>
      </w:r>
      <w:proofErr w:type="spellEnd"/>
      <w:r w:rsidR="00CE48A3">
        <w:rPr>
          <w:i/>
        </w:rPr>
        <w:t xml:space="preserve"> </w:t>
      </w:r>
      <w:proofErr w:type="spellStart"/>
      <w:r w:rsidR="00CE48A3">
        <w:rPr>
          <w:i/>
        </w:rPr>
        <w:t>crispus</w:t>
      </w:r>
      <w:proofErr w:type="spellEnd"/>
      <w:r w:rsidR="005A6A65">
        <w:rPr>
          <w:i/>
        </w:rPr>
        <w:t xml:space="preserve"> </w:t>
      </w:r>
      <w:r w:rsidR="005A6A65">
        <w:rPr>
          <w:iCs/>
        </w:rPr>
        <w:t xml:space="preserve">involved in </w:t>
      </w:r>
      <w:r w:rsidR="003A71C4">
        <w:rPr>
          <w:iCs/>
        </w:rPr>
        <w:t>12</w:t>
      </w:r>
      <w:r w:rsidR="005A6A65">
        <w:rPr>
          <w:iCs/>
        </w:rPr>
        <w:t xml:space="preserve"> hybrid combinations</w:t>
      </w:r>
      <w:r w:rsidR="003A71C4">
        <w:rPr>
          <w:iCs/>
        </w:rPr>
        <w:t xml:space="preserve"> in our data</w:t>
      </w:r>
      <w:r w:rsidR="00CE48A3">
        <w:t>)</w:t>
      </w:r>
      <w:r w:rsidR="00C6556E">
        <w:t xml:space="preserve">. </w:t>
      </w:r>
      <w:r>
        <w:t xml:space="preserve"> </w:t>
      </w:r>
      <w:r w:rsidR="003B0CA5">
        <w:t xml:space="preserve">We then explored whether the </w:t>
      </w:r>
      <w:r>
        <w:t>number of hybrids is a simple function of genus size</w:t>
      </w:r>
      <w:r w:rsidR="003B0CA5">
        <w:t xml:space="preserve"> using phylogenetic mixed models</w:t>
      </w:r>
      <w:r>
        <w:t>. Genus size is predicted to affect hybridisation as larger genera contain more possible pairwise combinations of species, and thus greater opportunity for hybridising with congeners</w:t>
      </w:r>
      <w:r w:rsidR="00662E95">
        <w:t xml:space="preserve"> </w:t>
      </w:r>
      <w:r w:rsidR="00665547">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5D10D1">
        <w:instrText xml:space="preserve"> ADDIN EN.CITE </w:instrText>
      </w:r>
      <w:r w:rsidR="005D10D1">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5D10D1">
        <w:instrText xml:space="preserve"> ADDIN EN.CITE.DATA </w:instrText>
      </w:r>
      <w:r w:rsidR="005D10D1">
        <w:fldChar w:fldCharType="end"/>
      </w:r>
      <w:r w:rsidR="00665547">
        <w:fldChar w:fldCharType="separate"/>
      </w:r>
      <w:r w:rsidR="005D10D1">
        <w:rPr>
          <w:noProof/>
        </w:rPr>
        <w:t>(Johnson, 2018)</w:t>
      </w:r>
      <w:r w:rsidR="00665547">
        <w:fldChar w:fldCharType="end"/>
      </w:r>
      <w:r>
        <w:t>. Our model</w:t>
      </w:r>
      <w:r w:rsidR="00306835">
        <w:t>s</w:t>
      </w:r>
      <w:r>
        <w:t xml:space="preserve"> </w:t>
      </w:r>
      <w:r w:rsidR="003B0CA5">
        <w:t xml:space="preserve">show </w:t>
      </w:r>
      <w:r>
        <w:t xml:space="preserve">that the </w:t>
      </w:r>
      <w:r>
        <w:lastRenderedPageBreak/>
        <w:t>probability congeneric species hybridising is independent of genus size (</w:t>
      </w:r>
      <w:proofErr w:type="spellStart"/>
      <w:r>
        <w:t>pMCMC</w:t>
      </w:r>
      <w:proofErr w:type="spellEnd"/>
      <w:r>
        <w:t xml:space="preserve"> = 0.9</w:t>
      </w:r>
      <w:r w:rsidR="003C4FC6">
        <w:t>2</w:t>
      </w:r>
      <w:r>
        <w:t xml:space="preserve">, Supplementary Table </w:t>
      </w:r>
      <w:r w:rsidR="00EA5735">
        <w:t>1</w:t>
      </w:r>
      <w:r>
        <w:t>). Although hybridisation tends to occur in species rich genera, not all species rich genera form hybrids</w:t>
      </w:r>
      <w:r w:rsidR="002E0AB7">
        <w:t xml:space="preserve"> (see also </w:t>
      </w:r>
      <w:r w:rsidR="002E0AB7">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2E0AB7">
        <w:fldChar w:fldCharType="separate"/>
      </w:r>
      <w:r w:rsidR="005D10D1">
        <w:rPr>
          <w:noProof/>
        </w:rPr>
        <w:t>(Preston and Pearman, 2015)</w:t>
      </w:r>
      <w:r w:rsidR="002E0AB7">
        <w:fldChar w:fldCharType="end"/>
      </w:r>
      <w:r w:rsidR="002E0AB7">
        <w:t>)</w:t>
      </w:r>
      <w:r>
        <w:t xml:space="preserve">. For example, genera such as </w:t>
      </w:r>
      <w:proofErr w:type="spellStart"/>
      <w:r w:rsidRPr="006D2B79">
        <w:rPr>
          <w:i/>
        </w:rPr>
        <w:t>Trifolium</w:t>
      </w:r>
      <w:proofErr w:type="spellEnd"/>
      <w:r>
        <w:t xml:space="preserve"> (19 species</w:t>
      </w:r>
      <w:r w:rsidR="002E0AB7">
        <w:t>; usually self-incompatible</w:t>
      </w:r>
      <w:r>
        <w:t xml:space="preserve">) and </w:t>
      </w:r>
      <w:r w:rsidRPr="006D2B79">
        <w:rPr>
          <w:i/>
        </w:rPr>
        <w:t>Alchemilla</w:t>
      </w:r>
      <w:r>
        <w:t xml:space="preserve"> (12</w:t>
      </w:r>
      <w:r w:rsidR="002E0AB7">
        <w:t>; apomictic</w:t>
      </w:r>
      <w:r>
        <w:t xml:space="preserve">) are relatively species rich but form no naturally occurring hybrids, whilst </w:t>
      </w:r>
      <w:r>
        <w:rPr>
          <w:i/>
        </w:rPr>
        <w:t>Veronica</w:t>
      </w:r>
      <w:r>
        <w:t xml:space="preserve"> (15) and </w:t>
      </w:r>
      <w:proofErr w:type="spellStart"/>
      <w:r>
        <w:rPr>
          <w:i/>
        </w:rPr>
        <w:t>Galium</w:t>
      </w:r>
      <w:proofErr w:type="spellEnd"/>
      <w:r>
        <w:t xml:space="preserve"> (13) form only one naturally occurring hybrid each. This shows that the number of hybrid taxa deviates from a simple model determined by the number of congeneric taxa, with other factors </w:t>
      </w:r>
      <w:r w:rsidR="00C6556E">
        <w:t>such as</w:t>
      </w:r>
      <w:r w:rsidR="00872872">
        <w:t xml:space="preserve"> phylogenetic relatedness, life history, genetic distance, and ploidy level</w:t>
      </w:r>
      <w:r w:rsidR="00C6556E">
        <w:t xml:space="preserve"> (explored below) </w:t>
      </w:r>
      <w:r>
        <w:t>interacting to determine hybridity.</w:t>
      </w:r>
    </w:p>
    <w:p w14:paraId="0652DF2D" w14:textId="4461801D" w:rsidR="00DF3179" w:rsidRDefault="00341ACD" w:rsidP="008B13F3">
      <w:pPr>
        <w:spacing w:line="480" w:lineRule="auto"/>
        <w:jc w:val="both"/>
      </w:pPr>
      <w:r>
        <w:t xml:space="preserve">We </w:t>
      </w:r>
      <w:r w:rsidR="00DB42D9">
        <w:t xml:space="preserve">then </w:t>
      </w:r>
      <w:r>
        <w:t xml:space="preserve">investigate hybrid </w:t>
      </w:r>
      <w:r w:rsidR="00DB42D9">
        <w:t>formation in the context of</w:t>
      </w:r>
      <w:r>
        <w:t xml:space="preserve"> a newly generated 3-locus phylogeny of the British Flora from the Barcode UK data (see Methods). </w:t>
      </w:r>
      <w:r w:rsidR="00026E3C">
        <w:t>Hybridisation propensity, here defined as the number of hybrid combinations a species produces weighted by genus size</w:t>
      </w:r>
      <w:r w:rsidR="00100F2B">
        <w:t>,</w:t>
      </w:r>
      <w:r w:rsidR="00306835">
        <w:t xml:space="preserve"> </w:t>
      </w:r>
      <w:r w:rsidR="00026E3C">
        <w:t>is highly uneven across the plant phylogeny (Figure 1).</w:t>
      </w:r>
      <w:r w:rsidR="002B0BD2">
        <w:t xml:space="preserve"> </w:t>
      </w:r>
      <w:r w:rsidR="005A6A65">
        <w:t>T</w:t>
      </w:r>
      <w:r w:rsidR="00145A25">
        <w:t xml:space="preserve">he phylogenetic signal of hybridisation </w:t>
      </w:r>
      <w:r w:rsidR="005A6A65">
        <w:t>is</w:t>
      </w:r>
      <w:r w:rsidR="00145A25">
        <w:t xml:space="preserve"> </w:t>
      </w:r>
      <w:r w:rsidR="00E1547B">
        <w:t xml:space="preserve">high </w:t>
      </w:r>
      <w:r w:rsidR="00DF3179">
        <w:t xml:space="preserve">at </w:t>
      </w:r>
      <w:r w:rsidR="00E1547B">
        <w:t>0.</w:t>
      </w:r>
      <w:r w:rsidR="00B6146D">
        <w:t>54</w:t>
      </w:r>
      <w:r w:rsidR="00E1547B">
        <w:t xml:space="preserve"> </w:t>
      </w:r>
      <w:r w:rsidR="00DF3179">
        <w:t>(</w:t>
      </w:r>
      <w:r w:rsidR="00E1547B">
        <w:t>0.</w:t>
      </w:r>
      <w:r w:rsidR="00064184">
        <w:t>3</w:t>
      </w:r>
      <w:r w:rsidR="00B6146D">
        <w:t>1</w:t>
      </w:r>
      <w:r w:rsidR="00E1547B">
        <w:t>-0.</w:t>
      </w:r>
      <w:r w:rsidR="00B6146D">
        <w:t>69</w:t>
      </w:r>
      <w:r w:rsidR="00E1547B">
        <w:t xml:space="preserve"> CI –</w:t>
      </w:r>
      <w:r w:rsidR="00C441E0">
        <w:t xml:space="preserve"> 95%</w:t>
      </w:r>
      <w:r w:rsidR="00E1547B">
        <w:t xml:space="preserve"> Credible Intervals)</w:t>
      </w:r>
      <w:r w:rsidR="00DF3179">
        <w:t xml:space="preserve"> </w:t>
      </w:r>
      <w:r w:rsidR="006928C5">
        <w:t>meaning that closely related lineages are likely to have similar levels of hybridisation</w:t>
      </w:r>
      <w:r w:rsidR="009870FD">
        <w:t xml:space="preserve"> </w:t>
      </w:r>
      <w:r w:rsidR="007C07B8">
        <w:t xml:space="preserve">(Supplementary Table </w:t>
      </w:r>
      <w:r w:rsidR="00EA5735">
        <w:t>2</w:t>
      </w:r>
      <w:r w:rsidR="007C07B8">
        <w:t>)</w:t>
      </w:r>
      <w:r w:rsidR="006928C5">
        <w:t>.</w:t>
      </w:r>
      <w:r w:rsidR="009F7408">
        <w:t xml:space="preserve"> </w:t>
      </w:r>
      <w:r w:rsidR="00E35BB3">
        <w:t xml:space="preserve">Inspection of the </w:t>
      </w:r>
      <w:r w:rsidR="00AA2F05">
        <w:t xml:space="preserve">species level </w:t>
      </w:r>
      <w:r w:rsidR="00AB3673">
        <w:t xml:space="preserve">Best Linear Unbiased Predictors </w:t>
      </w:r>
      <w:r w:rsidR="00E35BB3">
        <w:t>(BLUPs</w:t>
      </w:r>
      <w:r w:rsidR="00E663FF">
        <w:t>; see Methods</w:t>
      </w:r>
      <w:r w:rsidR="00E35BB3">
        <w:t>) from the phylogenetic model show</w:t>
      </w:r>
      <w:r w:rsidR="00281E1F">
        <w:t>s</w:t>
      </w:r>
      <w:r w:rsidR="00E35BB3">
        <w:t xml:space="preserve"> that the </w:t>
      </w:r>
      <w:r w:rsidR="005A6A65">
        <w:t xml:space="preserve">monocot </w:t>
      </w:r>
      <w:proofErr w:type="spellStart"/>
      <w:r w:rsidR="00F0023A">
        <w:t>Asparagales</w:t>
      </w:r>
      <w:proofErr w:type="spellEnd"/>
      <w:r w:rsidR="00F0023A">
        <w:t xml:space="preserve"> </w:t>
      </w:r>
      <w:r w:rsidR="00E35BB3">
        <w:t xml:space="preserve">clade </w:t>
      </w:r>
      <w:r w:rsidR="00E57C99">
        <w:t xml:space="preserve">including orchids </w:t>
      </w:r>
      <w:r w:rsidR="002B698B">
        <w:t>(</w:t>
      </w:r>
      <w:proofErr w:type="spellStart"/>
      <w:r w:rsidR="002B698B">
        <w:t>Orchidaceae</w:t>
      </w:r>
      <w:proofErr w:type="spellEnd"/>
      <w:r w:rsidR="002B698B">
        <w:t xml:space="preserve">, </w:t>
      </w:r>
      <w:proofErr w:type="spellStart"/>
      <w:r w:rsidR="002B698B">
        <w:t>Iridaceae</w:t>
      </w:r>
      <w:proofErr w:type="spellEnd"/>
      <w:r w:rsidR="002B698B">
        <w:t xml:space="preserve">, </w:t>
      </w:r>
      <w:proofErr w:type="spellStart"/>
      <w:r w:rsidR="002B698B">
        <w:t>Asparagaceae</w:t>
      </w:r>
      <w:proofErr w:type="spellEnd"/>
      <w:r w:rsidR="002B698B">
        <w:t xml:space="preserve"> and </w:t>
      </w:r>
      <w:proofErr w:type="spellStart"/>
      <w:r w:rsidR="002B698B">
        <w:t>Amaryllidaceae</w:t>
      </w:r>
      <w:proofErr w:type="spellEnd"/>
      <w:r w:rsidR="002B698B">
        <w:t xml:space="preserve">) </w:t>
      </w:r>
      <w:r w:rsidR="00E57C99">
        <w:t xml:space="preserve">are </w:t>
      </w:r>
      <w:r w:rsidR="00E35BB3">
        <w:t>most likely to hybridise</w:t>
      </w:r>
      <w:r w:rsidR="00BF388D">
        <w:t xml:space="preserve"> after accounting for other model factors, </w:t>
      </w:r>
      <w:r w:rsidR="00E35BB3">
        <w:t xml:space="preserve">whilst </w:t>
      </w:r>
      <w:r w:rsidR="002B698B">
        <w:t xml:space="preserve">legumes </w:t>
      </w:r>
      <w:r w:rsidR="00E57C99">
        <w:t>(</w:t>
      </w:r>
      <w:r w:rsidR="002B698B">
        <w:t>Fabaceae</w:t>
      </w:r>
      <w:r w:rsidR="00E57C99">
        <w:t>) are</w:t>
      </w:r>
      <w:r w:rsidR="00E35BB3">
        <w:t xml:space="preserve"> the least likely</w:t>
      </w:r>
      <w:r w:rsidR="00281E1F">
        <w:t xml:space="preserve"> (Supplementary Figure </w:t>
      </w:r>
      <w:r w:rsidR="00B639EB">
        <w:t>1</w:t>
      </w:r>
      <w:r w:rsidR="00281E1F">
        <w:t>).</w:t>
      </w:r>
      <w:r w:rsidR="00696B32">
        <w:t xml:space="preserve"> These results are consistent with previous work;</w:t>
      </w:r>
      <w:r w:rsidR="00B25573">
        <w:t xml:space="preserve"> </w:t>
      </w:r>
      <w:r w:rsidR="002B698B">
        <w:t>many legumes, such as clovers (</w:t>
      </w:r>
      <w:proofErr w:type="spellStart"/>
      <w:r w:rsidR="00E57C99">
        <w:rPr>
          <w:i/>
        </w:rPr>
        <w:t>Trifolium</w:t>
      </w:r>
      <w:proofErr w:type="spellEnd"/>
      <w:r w:rsidR="002B698B">
        <w:t>)</w:t>
      </w:r>
      <w:r w:rsidR="00E57C99">
        <w:t xml:space="preserve"> </w:t>
      </w:r>
      <w:r w:rsidR="00A53F5C">
        <w:t>and related genera (</w:t>
      </w:r>
      <w:r w:rsidR="002B698B">
        <w:t xml:space="preserve">e.g. peas, </w:t>
      </w:r>
      <w:proofErr w:type="spellStart"/>
      <w:r w:rsidR="00E57C99">
        <w:rPr>
          <w:i/>
        </w:rPr>
        <w:t>Lathyrus</w:t>
      </w:r>
      <w:proofErr w:type="spellEnd"/>
      <w:r w:rsidR="00A53F5C">
        <w:t>) are known to hybridise very little</w:t>
      </w:r>
      <w:r w:rsidR="001A518C">
        <w:t xml:space="preserve"> due to strong between species </w:t>
      </w:r>
      <w:proofErr w:type="spellStart"/>
      <w:r w:rsidR="001A518C">
        <w:t>incompatibilites</w:t>
      </w:r>
      <w:proofErr w:type="spellEnd"/>
      <w:r w:rsidR="00A53F5C">
        <w:t xml:space="preserve"> </w:t>
      </w:r>
      <w:r w:rsidR="00A53F5C">
        <w:fldChar w:fldCharType="begin"/>
      </w:r>
      <w:r w:rsidR="005D10D1">
        <w:instrText xml:space="preserve"> ADDIN EN.CITE &lt;EndNote&gt;&lt;Cite&gt;&lt;Author&gt;Evans&lt;/Author&gt;&lt;Year&gt;1962&lt;/Year&gt;&lt;RecNum&gt;1293&lt;/RecNum&gt;&lt;DisplayText&gt;(Evans, 1962)&lt;/DisplayText&gt;&lt;record&gt;&lt;rec-number&gt;1293&lt;/rec-number&gt;&lt;foreign-keys&gt;&lt;key app="EN" db-id="rv5pzvwrkefxw5ez0dn5522yetsaer2px2s0" timestamp="1588172819"&gt;1293&lt;/key&gt;&lt;/foreign-keys&gt;&lt;ref-type name="Journal Article"&gt;17&lt;/ref-type&gt;&lt;contributors&gt;&lt;authors&gt;&lt;author&gt;Evans, A. M.&lt;/author&gt;&lt;/authors&gt;&lt;/contributors&gt;&lt;titles&gt;&lt;title&gt;SPECIES HYBRIDIZATION IN TRIFOLIUM .1. METHODS OF OVERCOMING SPECIES INCOMPATIBILITY&lt;/title&gt;&lt;secondary-title&gt;Euphytica&lt;/secondary-title&gt;&lt;alt-title&gt;Euphytica&lt;/alt-title&gt;&lt;/titles&gt;&lt;periodical&gt;&lt;full-title&gt;Euphytica&lt;/full-title&gt;&lt;/periodical&gt;&lt;alt-periodical&gt;&lt;full-title&gt;Euphytica&lt;/full-title&gt;&lt;/alt-periodical&gt;&lt;pages&gt;164-&amp;amp;&lt;/pages&gt;&lt;volume&gt;11&lt;/volume&gt;&lt;number&gt;2&lt;/number&gt;&lt;keywords&gt;&lt;keyword&gt;Agriculture&lt;/keyword&gt;&lt;keyword&gt;Plant Sciences&lt;/keyword&gt;&lt;/keywords&gt;&lt;dates&gt;&lt;year&gt;1962&lt;/year&gt;&lt;/dates&gt;&lt;isbn&gt;0014-2336&lt;/isbn&gt;&lt;accession-num&gt;WOS:A19621402B00003&lt;/accession-num&gt;&lt;work-type&gt;Article&lt;/work-type&gt;&lt;urls&gt;&lt;related-urls&gt;&lt;url&gt;&amp;lt;Go to ISI&amp;gt;://WOS:A19621402B00003&lt;/url&gt;&lt;/related-urls&gt;&lt;/urls&gt;&lt;electronic-resource-num&gt;10.1007/bf00033789&lt;/electronic-resource-num&gt;&lt;language&gt;English&lt;/language&gt;&lt;/record&gt;&lt;/Cite&gt;&lt;/EndNote&gt;</w:instrText>
      </w:r>
      <w:r w:rsidR="00A53F5C">
        <w:fldChar w:fldCharType="separate"/>
      </w:r>
      <w:r w:rsidR="005D10D1">
        <w:rPr>
          <w:noProof/>
        </w:rPr>
        <w:t>(Evans, 1962)</w:t>
      </w:r>
      <w:r w:rsidR="00A53F5C">
        <w:fldChar w:fldCharType="end"/>
      </w:r>
      <w:r w:rsidR="00E663FF">
        <w:t>,</w:t>
      </w:r>
      <w:r w:rsidR="00696B32">
        <w:t xml:space="preserve"> </w:t>
      </w:r>
      <w:r w:rsidR="00D71481">
        <w:t>while</w:t>
      </w:r>
      <w:r w:rsidR="00696B32">
        <w:t xml:space="preserve"> </w:t>
      </w:r>
      <w:r w:rsidR="00AA2F05">
        <w:t xml:space="preserve">orchids </w:t>
      </w:r>
      <w:r w:rsidR="00696B32">
        <w:t>ha</w:t>
      </w:r>
      <w:r w:rsidR="00AA2F05">
        <w:t>ve</w:t>
      </w:r>
      <w:r w:rsidR="00696B32">
        <w:t xml:space="preserve"> been shown to hybridise rampantly, even across ploidy levels </w:t>
      </w:r>
      <w:r w:rsidR="00696B32">
        <w:fldChar w:fldCharType="begin"/>
      </w:r>
      <w:r w:rsidR="005D10D1">
        <w:instrText xml:space="preserve"> ADDIN EN.CITE &lt;EndNote&gt;&lt;Cite&gt;&lt;Author&gt;De Hert&lt;/Author&gt;&lt;Year&gt;2012&lt;/Year&gt;&lt;RecNum&gt;1067&lt;/RecNum&gt;&lt;DisplayText&gt;(De Hert et al., 2012)&lt;/DisplayText&gt;&lt;record&gt;&lt;rec-number&gt;1067&lt;/rec-number&gt;&lt;foreign-keys&gt;&lt;key app="EN" db-id="rv5pzvwrkefxw5ez0dn5522yetsaer2px2s0" timestamp="1541432217"&gt;1067&lt;/key&gt;&lt;/foreign-keys&gt;&lt;ref-type name="Journal Article"&gt;17&lt;/ref-type&gt;&lt;contributors&gt;&lt;authors&gt;&lt;author&gt;De Hert, K.&lt;/author&gt;&lt;author&gt;Jacquemyn, H.&lt;/author&gt;&lt;author&gt;Van Glabeke, S.&lt;/author&gt;&lt;author&gt;Roldan-Ruiz, I.&lt;/author&gt;&lt;author&gt;Vandepitte, K.&lt;/author&gt;&lt;author&gt;Leus, L.&lt;/author&gt;&lt;author&gt;Honnay, O.&lt;/author&gt;&lt;/authors&gt;&lt;/contributors&gt;&lt;titles&gt;&lt;title&gt;Reproductive isolation and hybridization in sympatric populations of three Dactylorhiza species (Orchidaceae) with different ploidy levels&lt;/title&gt;&lt;secondary-title&gt;Annals of Botany&lt;/secondary-title&gt;&lt;/titles&gt;&lt;periodical&gt;&lt;full-title&gt;Annals of Botany&lt;/full-title&gt;&lt;/periodical&gt;&lt;pages&gt;709-720&lt;/pages&gt;&lt;volume&gt;109&lt;/volume&gt;&lt;number&gt;4&lt;/number&gt;&lt;dates&gt;&lt;year&gt;2012&lt;/year&gt;&lt;pub-dates&gt;&lt;date&gt;Mar&lt;/date&gt;&lt;/pub-dates&gt;&lt;/dates&gt;&lt;isbn&gt;0305-7364&lt;/isbn&gt;&lt;accession-num&gt;WOS:000300731500003&lt;/accession-num&gt;&lt;urls&gt;&lt;related-urls&gt;&lt;url&gt;&amp;lt;Go to ISI&amp;gt;://WOS:000300731500003&lt;/url&gt;&lt;/related-urls&gt;&lt;/urls&gt;&lt;electronic-resource-num&gt;10.1093/aob/mcr305&lt;/electronic-resource-num&gt;&lt;/record&gt;&lt;/Cite&gt;&lt;/EndNote&gt;</w:instrText>
      </w:r>
      <w:r w:rsidR="00696B32">
        <w:fldChar w:fldCharType="separate"/>
      </w:r>
      <w:r w:rsidR="005D10D1">
        <w:rPr>
          <w:noProof/>
        </w:rPr>
        <w:t>(De Hert et al., 2012)</w:t>
      </w:r>
      <w:r w:rsidR="00696B32">
        <w:fldChar w:fldCharType="end"/>
      </w:r>
      <w:r w:rsidR="00696B32">
        <w:t>.</w:t>
      </w:r>
      <w:r w:rsidR="00281E1F">
        <w:t xml:space="preserve"> </w:t>
      </w:r>
      <w:r w:rsidR="00E663FF" w:rsidRPr="008D6E29">
        <w:t>Overall</w:t>
      </w:r>
      <w:r w:rsidR="00E663FF">
        <w:t xml:space="preserve">, </w:t>
      </w:r>
      <w:r w:rsidR="00026E3C">
        <w:t>the pattern of hybridisation is highly heterogeneous across the phylogeny for the British flora, with phylogenetic position a good predictor of hybrid formation.</w:t>
      </w:r>
    </w:p>
    <w:p w14:paraId="2EEC02E0" w14:textId="66442040" w:rsidR="00A33ED4" w:rsidRDefault="009E12D9" w:rsidP="00A33ED4">
      <w:pPr>
        <w:spacing w:line="480" w:lineRule="auto"/>
        <w:jc w:val="center"/>
      </w:pPr>
      <w:r>
        <w:rPr>
          <w:noProof/>
        </w:rPr>
        <w:lastRenderedPageBreak/>
        <w:drawing>
          <wp:inline distT="0" distB="0" distL="0" distR="0" wp14:anchorId="64DD6A39" wp14:editId="7A40B4EC">
            <wp:extent cx="5731510" cy="573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erior_Means_Circosd.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2766F1" w14:textId="5F6380E1" w:rsidR="00A33ED4" w:rsidRDefault="00A33ED4" w:rsidP="008B13F3">
      <w:pPr>
        <w:spacing w:line="480" w:lineRule="auto"/>
        <w:jc w:val="both"/>
      </w:pPr>
      <w:r w:rsidRPr="00DE616E">
        <w:rPr>
          <w:b/>
        </w:rPr>
        <w:t xml:space="preserve">Figure </w:t>
      </w:r>
      <w:r>
        <w:rPr>
          <w:b/>
        </w:rPr>
        <w:t>1</w:t>
      </w:r>
      <w:r w:rsidRPr="00DE616E">
        <w:rPr>
          <w:b/>
        </w:rPr>
        <w:t>. Distribution of hybrid</w:t>
      </w:r>
      <w:r>
        <w:rPr>
          <w:b/>
        </w:rPr>
        <w:t>s</w:t>
      </w:r>
      <w:r w:rsidRPr="00DE616E">
        <w:rPr>
          <w:b/>
        </w:rPr>
        <w:t xml:space="preserve"> across the phylogeny of the British flora.</w:t>
      </w:r>
      <w:r>
        <w:t xml:space="preserve"> Innermost-ring shows phylogenetic relationships of 1098 British native species from an alignment of ITS</w:t>
      </w:r>
      <w:r w:rsidR="006B0F94">
        <w:t>2</w:t>
      </w:r>
      <w:r>
        <w:t xml:space="preserve">, </w:t>
      </w:r>
      <w:proofErr w:type="spellStart"/>
      <w:r w:rsidRPr="00C6556E">
        <w:rPr>
          <w:i/>
        </w:rPr>
        <w:t>matK</w:t>
      </w:r>
      <w:proofErr w:type="spellEnd"/>
      <w:r>
        <w:t xml:space="preserve"> and </w:t>
      </w:r>
      <w:proofErr w:type="spellStart"/>
      <w:r w:rsidRPr="00C6556E">
        <w:rPr>
          <w:i/>
        </w:rPr>
        <w:t>rbcL</w:t>
      </w:r>
      <w:proofErr w:type="spellEnd"/>
      <w:r>
        <w:t>. Phylogenetic reconstructions used maximum likelihood implemented in IQ-TREE</w:t>
      </w:r>
      <w:r w:rsidR="00362E39">
        <w:t xml:space="preserve">, and rendered into a time tree using </w:t>
      </w:r>
      <w:proofErr w:type="spellStart"/>
      <w:r w:rsidR="00362E39">
        <w:t>treePL</w:t>
      </w:r>
      <w:proofErr w:type="spellEnd"/>
      <w:r w:rsidR="00362E39">
        <w:t xml:space="preserve"> (see Methods)</w:t>
      </w:r>
      <w:r>
        <w:t xml:space="preserve">. The middle ring </w:t>
      </w:r>
      <w:r w:rsidR="00970DB4">
        <w:t xml:space="preserve">(green line) shows </w:t>
      </w:r>
      <w:r>
        <w:t xml:space="preserve">species-level hybrid propensity weighted by size of genus. The outer ring shows the </w:t>
      </w:r>
      <w:proofErr w:type="spellStart"/>
      <w:r>
        <w:t>probit</w:t>
      </w:r>
      <w:proofErr w:type="spellEnd"/>
      <w:r>
        <w:t xml:space="preserve"> scale posterior mean of the probability of a particular species hybridising </w:t>
      </w:r>
      <w:r w:rsidR="00970DB4">
        <w:t>(</w:t>
      </w:r>
      <w:r>
        <w:t>blue line</w:t>
      </w:r>
      <w:r w:rsidR="00970DB4">
        <w:t>)</w:t>
      </w:r>
      <w:r>
        <w:t xml:space="preserve">. The zero line is represented in pale red and positive </w:t>
      </w:r>
      <w:proofErr w:type="spellStart"/>
      <w:r>
        <w:t>probit</w:t>
      </w:r>
      <w:proofErr w:type="spellEnd"/>
      <w:r>
        <w:t xml:space="preserve"> values indicate higher probabilities of hybridisation. The figure is annotated with the five genera with </w:t>
      </w:r>
      <w:r w:rsidR="00596EEF">
        <w:t>highest</w:t>
      </w:r>
      <w:r>
        <w:t xml:space="preserve"> </w:t>
      </w:r>
      <w:r w:rsidR="00596EEF">
        <w:t>probabilities of hybridisation</w:t>
      </w:r>
      <w:r w:rsidR="00620751">
        <w:t>, given variation in model fixed effects,</w:t>
      </w:r>
      <w:r w:rsidR="00596EEF">
        <w:t xml:space="preserve"> </w:t>
      </w:r>
      <w:r>
        <w:t xml:space="preserve">indicated </w:t>
      </w:r>
      <w:r>
        <w:lastRenderedPageBreak/>
        <w:t xml:space="preserve">from the sum of the species level posterior means from the phylogenetic model (1. </w:t>
      </w:r>
      <w:proofErr w:type="spellStart"/>
      <w:r w:rsidR="009E12D9">
        <w:rPr>
          <w:i/>
        </w:rPr>
        <w:t>Rumex</w:t>
      </w:r>
      <w:proofErr w:type="spellEnd"/>
      <w:r>
        <w:t xml:space="preserve">, 2. </w:t>
      </w:r>
      <w:proofErr w:type="spellStart"/>
      <w:r>
        <w:rPr>
          <w:i/>
        </w:rPr>
        <w:t>Euphrasia</w:t>
      </w:r>
      <w:proofErr w:type="spellEnd"/>
      <w:r>
        <w:t xml:space="preserve">, 3. </w:t>
      </w:r>
      <w:proofErr w:type="spellStart"/>
      <w:r w:rsidR="009E12D9">
        <w:rPr>
          <w:i/>
        </w:rPr>
        <w:t>Epilobium</w:t>
      </w:r>
      <w:proofErr w:type="spellEnd"/>
      <w:r>
        <w:t xml:space="preserve">, 4. </w:t>
      </w:r>
      <w:proofErr w:type="spellStart"/>
      <w:r>
        <w:rPr>
          <w:i/>
        </w:rPr>
        <w:t>Potamogeton</w:t>
      </w:r>
      <w:proofErr w:type="spellEnd"/>
      <w:r>
        <w:t xml:space="preserve">, and 5. </w:t>
      </w:r>
      <w:proofErr w:type="spellStart"/>
      <w:r w:rsidR="009E12D9">
        <w:rPr>
          <w:i/>
        </w:rPr>
        <w:t>Dactylorhiza</w:t>
      </w:r>
      <w:proofErr w:type="spellEnd"/>
      <w:r>
        <w:t>), and the 10 largest plant orders around the outside.</w:t>
      </w:r>
    </w:p>
    <w:p w14:paraId="0418F3FE" w14:textId="497FC5A4" w:rsidR="00723284" w:rsidRDefault="00A32BA4" w:rsidP="00723284">
      <w:pPr>
        <w:spacing w:line="480" w:lineRule="auto"/>
        <w:jc w:val="both"/>
        <w:rPr>
          <w:ins w:id="18" w:author="Microsoft Office User" w:date="2021-11-11T14:22:00Z"/>
        </w:rPr>
        <w:pPrChange w:id="19" w:author="Microsoft Office User" w:date="2021-11-11T14:23:00Z">
          <w:pPr>
            <w:spacing w:line="480" w:lineRule="auto"/>
          </w:pPr>
        </w:pPrChange>
      </w:pPr>
      <w:r>
        <w:t xml:space="preserve">Previous studies have explored the relationship between life history and </w:t>
      </w:r>
      <w:r w:rsidR="007717A3">
        <w:t xml:space="preserve">hybridisation </w:t>
      </w:r>
      <w:r w:rsidR="00665547">
        <w:t xml:space="preserve">in </w:t>
      </w:r>
      <w:r w:rsidR="007717A3">
        <w:t>plant species</w:t>
      </w:r>
      <w:r w:rsidR="00665547">
        <w:t xml:space="preserve"> </w:t>
      </w:r>
      <w:r w:rsidR="00665547">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EN.CITE.DATA </w:instrText>
      </w:r>
      <w:r w:rsidR="005D10D1">
        <w:fldChar w:fldCharType="end"/>
      </w:r>
      <w:r w:rsidR="00665547">
        <w:fldChar w:fldCharType="separate"/>
      </w:r>
      <w:r w:rsidR="005D10D1">
        <w:rPr>
          <w:noProof/>
        </w:rPr>
        <w:t>(Beddows and Rose, 2018, Mitchell et al., 2019, Stace, 1975, Ellstrand et al., 1996, Preston and Pearman, 2015)</w:t>
      </w:r>
      <w:r w:rsidR="00665547">
        <w:fldChar w:fldCharType="end"/>
      </w:r>
      <w:r w:rsidR="007717A3">
        <w:t>.</w:t>
      </w:r>
      <w:r w:rsidR="00CD1903">
        <w:t xml:space="preserve"> </w:t>
      </w:r>
      <w:r w:rsidR="000D57C4">
        <w:t>It</w:t>
      </w:r>
      <w:r w:rsidR="00D3235A">
        <w:t xml:space="preserve"> has been documented that</w:t>
      </w:r>
      <w:r w:rsidR="003623A6">
        <w:t xml:space="preserve"> </w:t>
      </w:r>
      <w:r w:rsidR="00D3235A">
        <w:t xml:space="preserve">most </w:t>
      </w:r>
      <w:r w:rsidR="00F0023A">
        <w:t xml:space="preserve">hybridising </w:t>
      </w:r>
      <w:r w:rsidR="00D3235A">
        <w:t>species are perennial, at least in temperate floras (e.g. 97% in the Michigan flora</w:t>
      </w:r>
      <w:r w:rsidR="00BF6619">
        <w:t xml:space="preserve"> </w:t>
      </w:r>
      <w:r w:rsidR="00BF6619">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EN.CITE.DATA </w:instrText>
      </w:r>
      <w:r w:rsidR="005D10D1">
        <w:fldChar w:fldCharType="end"/>
      </w:r>
      <w:r w:rsidR="00BF6619">
        <w:fldChar w:fldCharType="separate"/>
      </w:r>
      <w:r w:rsidR="005D10D1">
        <w:rPr>
          <w:noProof/>
        </w:rPr>
        <w:t>(Beddows and Rose, 2018)</w:t>
      </w:r>
      <w:r w:rsidR="00BF6619">
        <w:fldChar w:fldCharType="end"/>
      </w:r>
      <w:r w:rsidR="00D3235A">
        <w:t xml:space="preserve">, </w:t>
      </w:r>
      <w:r w:rsidR="00A05CB5">
        <w:t>68% in our data</w:t>
      </w:r>
      <w:r w:rsidR="003623A6">
        <w:t xml:space="preserve">). </w:t>
      </w:r>
      <w:r w:rsidR="00BE60E1">
        <w:t>Out of</w:t>
      </w:r>
      <w:r w:rsidR="00630266">
        <w:t xml:space="preserve"> all </w:t>
      </w:r>
      <w:r w:rsidR="000C7B86">
        <w:t xml:space="preserve">potential </w:t>
      </w:r>
      <w:r w:rsidR="00630266">
        <w:t>congeneric species pairs</w:t>
      </w:r>
      <w:r w:rsidR="00F44EE5">
        <w:t xml:space="preserve"> </w:t>
      </w:r>
      <w:r w:rsidR="00BE60E1">
        <w:t xml:space="preserve">of the same life history </w:t>
      </w:r>
      <w:r w:rsidR="00407CD3">
        <w:t xml:space="preserve">in the British </w:t>
      </w:r>
      <w:r w:rsidR="00486AC1">
        <w:t>f</w:t>
      </w:r>
      <w:r w:rsidR="00407CD3">
        <w:t xml:space="preserve">lora however, </w:t>
      </w:r>
      <w:r w:rsidR="00630266">
        <w:t xml:space="preserve">perennial only </w:t>
      </w:r>
      <w:r w:rsidR="00586B0C">
        <w:t xml:space="preserve">parental </w:t>
      </w:r>
      <w:r w:rsidR="00630266">
        <w:t xml:space="preserve">combinations form </w:t>
      </w:r>
      <w:r w:rsidR="003C1CCA">
        <w:t xml:space="preserve">proportionally </w:t>
      </w:r>
      <w:r w:rsidR="00630266">
        <w:t xml:space="preserve">fewer hybrids </w:t>
      </w:r>
      <w:r w:rsidR="00407CD3">
        <w:t xml:space="preserve">(7.7%, n = 4725) </w:t>
      </w:r>
      <w:r w:rsidR="00630266">
        <w:t xml:space="preserve">than annual only </w:t>
      </w:r>
      <w:r w:rsidR="007E4D00">
        <w:t xml:space="preserve">parental </w:t>
      </w:r>
      <w:r w:rsidR="00630266">
        <w:t>combinations (15.6%, n = 588).</w:t>
      </w:r>
      <w:r w:rsidR="0062545B">
        <w:t xml:space="preserve"> </w:t>
      </w:r>
      <w:r w:rsidR="000D57C4">
        <w:t xml:space="preserve">Perennial </w:t>
      </w:r>
      <w:r w:rsidR="003623A6">
        <w:t>plant species are thought to participate in hybrid</w:t>
      </w:r>
      <w:r w:rsidR="003E3178">
        <w:t>isation</w:t>
      </w:r>
      <w:r w:rsidR="003623A6">
        <w:t xml:space="preserve"> events more </w:t>
      </w:r>
      <w:r w:rsidR="003C1CCA">
        <w:t xml:space="preserve">frequently </w:t>
      </w:r>
      <w:r w:rsidR="003623A6">
        <w:t xml:space="preserve">because (a) perennials tend to outcross more than annuals, </w:t>
      </w:r>
      <w:r w:rsidR="002805C5">
        <w:t xml:space="preserve">which tend to be more highly </w:t>
      </w:r>
      <w:proofErr w:type="spellStart"/>
      <w:r w:rsidR="002805C5">
        <w:t>selfing</w:t>
      </w:r>
      <w:proofErr w:type="spellEnd"/>
      <w:r w:rsidR="003623A6">
        <w:t xml:space="preserve"> </w:t>
      </w:r>
      <w:r w:rsidR="00024A77">
        <w:fldChar w:fldCharType="begin"/>
      </w:r>
      <w:r w:rsidR="005D10D1">
        <w:instrText xml:space="preserve"> ADDIN EN.CITE &lt;EndNote&gt;&lt;Cite&gt;&lt;Author&gt;Morgan&lt;/Author&gt;&lt;Year&gt;2001&lt;/Year&gt;&lt;RecNum&gt;1290&lt;/RecNum&gt;&lt;DisplayText&gt;(Morgan, 2001)&lt;/DisplayText&gt;&lt;record&gt;&lt;rec-number&gt;1290&lt;/rec-number&gt;&lt;foreign-keys&gt;&lt;key app="EN" db-id="rv5pzvwrkefxw5ez0dn5522yetsaer2px2s0" timestamp="1588000196"&gt;1290&lt;/key&gt;&lt;/foreign-keys&gt;&lt;ref-type name="Journal Article"&gt;17&lt;/ref-type&gt;&lt;contributors&gt;&lt;authors&gt;&lt;author&gt;Morgan, M. T.&lt;/author&gt;&lt;/authors&gt;&lt;/contributors&gt;&lt;titles&gt;&lt;title&gt;Consequences of life history for inbreeding depression and mating system evolution in plants&lt;/title&gt;&lt;secondary-title&gt;Proceedings of the Royal Society B-Biological Sciences&lt;/secondary-title&gt;&lt;/titles&gt;&lt;periodical&gt;&lt;full-title&gt;Proceedings of the Royal Society B-Biological Sciences&lt;/full-title&gt;&lt;/periodical&gt;&lt;pages&gt;1817-1824&lt;/pages&gt;&lt;volume&gt;268&lt;/volume&gt;&lt;number&gt;1478&lt;/number&gt;&lt;dates&gt;&lt;year&gt;2001&lt;/year&gt;&lt;pub-dates&gt;&lt;date&gt;Sep&lt;/date&gt;&lt;/pub-dates&gt;&lt;/dates&gt;&lt;isbn&gt;0962-8452&lt;/isbn&gt;&lt;accession-num&gt;WOS:000170834600010&lt;/accession-num&gt;&lt;urls&gt;&lt;related-urls&gt;&lt;url&gt;&amp;lt;Go to ISI&amp;gt;://WOS:000170834600010&lt;/url&gt;&lt;/related-urls&gt;&lt;/urls&gt;&lt;electronic-resource-num&gt;10.1098/rspb.2001.1741&lt;/electronic-resource-num&gt;&lt;/record&gt;&lt;/Cite&gt;&lt;/EndNote&gt;</w:instrText>
      </w:r>
      <w:r w:rsidR="00024A77">
        <w:fldChar w:fldCharType="separate"/>
      </w:r>
      <w:r w:rsidR="005D10D1">
        <w:rPr>
          <w:noProof/>
        </w:rPr>
        <w:t>(Morgan, 2001)</w:t>
      </w:r>
      <w:r w:rsidR="00024A77">
        <w:fldChar w:fldCharType="end"/>
      </w:r>
      <w:r w:rsidR="00FD5F57">
        <w:t xml:space="preserve"> </w:t>
      </w:r>
      <w:r w:rsidR="003623A6">
        <w:t>and (b) perennial plants are longer lived and therefore more gametes are produced over a longer period of time</w:t>
      </w:r>
      <w:r w:rsidR="00024A77">
        <w:t xml:space="preserve"> </w:t>
      </w:r>
      <w:r w:rsidR="00EC0E40">
        <w:fldChar w:fldCharType="begin"/>
      </w:r>
      <w:r w:rsidR="005D10D1">
        <w:instrText xml:space="preserve"> ADDIN EN.CITE &lt;EndNote&gt;&lt;Cite&gt;&lt;Author&gt;Ellstrand&lt;/Author&gt;&lt;Year&gt;1996&lt;/Year&gt;&lt;RecNum&gt;1286&lt;/RecNum&gt;&lt;DisplayText&gt;(Ellstrand et al., 1996)&lt;/DisplayText&gt;&lt;record&gt;&lt;rec-number&gt;1286&lt;/rec-number&gt;&lt;foreign-keys&gt;&lt;key app="EN" db-id="rv5pzvwrkefxw5ez0dn5522yetsaer2px2s0" timestamp="1587983043"&gt;1286&lt;/key&gt;&lt;/foreign-keys&gt;&lt;ref-type name="Journal Article"&gt;17&lt;/ref-type&gt;&lt;contributors&gt;&lt;authors&gt;&lt;author&gt;Ellstrand, N. C.&lt;/author&gt;&lt;author&gt;Whitkus, R.&lt;/author&gt;&lt;author&gt;Rieseberg, L. H.&lt;/author&gt;&lt;/authors&gt;&lt;/contributors&gt;&lt;auth-address&gt;UNIV CALIF RIVERSIDE,GENET PROGRAM,RIVERSIDE,CA 92521. RANCHO SANTA ANA BOT GARDENS,CLAREMONT,CA 91711.&amp;#xD;Ellstrand, NC (reprint author), UNIV CALIF RIVERSIDE,DEPT BOT &amp;amp; PLANT SCI,RIVERSIDE,CA 92521, USA.&lt;/auth-address&gt;&lt;titles&gt;&lt;title&gt;Distribution of spontaneous plant hybrids&lt;/title&gt;&lt;secondary-title&gt;Proceedings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America&lt;/full-title&gt;&lt;/periodical&gt;&lt;pages&gt;5090-5093&lt;/pages&gt;&lt;volume&gt;93&lt;/volume&gt;&lt;number&gt;10&lt;/number&gt;&lt;keywords&gt;&lt;keyword&gt;hybridization&lt;/keyword&gt;&lt;keyword&gt;Science &amp;amp; Technology - Other Topics&lt;/keyword&gt;&lt;/keywords&gt;&lt;dates&gt;&lt;year&gt;1996&lt;/year&gt;&lt;pub-dates&gt;&lt;date&gt;May&lt;/date&gt;&lt;/pub-dates&gt;&lt;/dates&gt;&lt;isbn&gt;0027-8424&lt;/isbn&gt;&lt;accession-num&gt;WOS:A1996UL25500104&lt;/accession-num&gt;&lt;work-type&gt;Article&lt;/work-type&gt;&lt;urls&gt;&lt;related-urls&gt;&lt;url&gt;&amp;lt;Go to ISI&amp;gt;://WOS:A1996UL25500104&lt;/url&gt;&lt;/related-urls&gt;&lt;/urls&gt;&lt;electronic-resource-num&gt;10.1073/pnas.93.10.5090&lt;/electronic-resource-num&gt;&lt;language&gt;English&lt;/language&gt;&lt;/record&gt;&lt;/Cite&gt;&lt;/EndNote&gt;</w:instrText>
      </w:r>
      <w:r w:rsidR="00EC0E40">
        <w:fldChar w:fldCharType="separate"/>
      </w:r>
      <w:r w:rsidR="005D10D1">
        <w:rPr>
          <w:noProof/>
        </w:rPr>
        <w:t>(Ellstrand et al., 1996)</w:t>
      </w:r>
      <w:r w:rsidR="00EC0E40">
        <w:fldChar w:fldCharType="end"/>
      </w:r>
      <w:r w:rsidR="003623A6">
        <w:t xml:space="preserve">. </w:t>
      </w:r>
      <w:ins w:id="20" w:author="Microsoft Office User" w:date="2021-11-11T14:22:00Z">
        <w:r w:rsidR="00723284">
          <w:t>We find a significant effect of life history</w:t>
        </w:r>
      </w:ins>
      <w:ins w:id="21" w:author="Microsoft Office User" w:date="2021-11-11T14:23:00Z">
        <w:r w:rsidR="00723284">
          <w:t xml:space="preserve"> of parental species</w:t>
        </w:r>
      </w:ins>
      <w:ins w:id="22" w:author="Microsoft Office User" w:date="2021-11-11T14:22:00Z">
        <w:r w:rsidR="00723284">
          <w:t xml:space="preserve"> on the </w:t>
        </w:r>
      </w:ins>
      <w:ins w:id="23" w:author="Microsoft Office User" w:date="2021-11-11T14:23:00Z">
        <w:r w:rsidR="00723284">
          <w:t xml:space="preserve">probability of hybrid formation </w:t>
        </w:r>
        <w:r w:rsidR="00723284" w:rsidRPr="002A0A4C">
          <w:t xml:space="preserve">(χ2 = </w:t>
        </w:r>
        <w:r w:rsidR="00723284">
          <w:t>8.57</w:t>
        </w:r>
        <w:r w:rsidR="00723284" w:rsidRPr="002A0A4C">
          <w:t xml:space="preserve">, </w:t>
        </w:r>
        <w:proofErr w:type="spellStart"/>
        <w:r w:rsidR="00723284" w:rsidRPr="002A0A4C">
          <w:t>df</w:t>
        </w:r>
        <w:proofErr w:type="spellEnd"/>
        <w:r w:rsidR="00723284" w:rsidRPr="002A0A4C">
          <w:t>=</w:t>
        </w:r>
        <w:r w:rsidR="00723284">
          <w:t>2</w:t>
        </w:r>
        <w:r w:rsidR="00723284" w:rsidRPr="002A0A4C">
          <w:t>, P=0.</w:t>
        </w:r>
        <w:r w:rsidR="00723284">
          <w:t>0138</w:t>
        </w:r>
        <w:r w:rsidR="00723284">
          <w:t>; Supplementary Table 1</w:t>
        </w:r>
        <w:r w:rsidR="00723284" w:rsidRPr="002A0A4C">
          <w:t>)</w:t>
        </w:r>
      </w:ins>
      <w:ins w:id="24" w:author="Microsoft Office User" w:date="2021-11-11T14:53:00Z">
        <w:r w:rsidR="00723284">
          <w:t>, which</w:t>
        </w:r>
      </w:ins>
      <w:ins w:id="25" w:author="Microsoft Office User" w:date="2021-11-15T16:19:00Z">
        <w:r w:rsidR="00723284">
          <w:t xml:space="preserve"> shows</w:t>
        </w:r>
      </w:ins>
      <w:ins w:id="26" w:author="Microsoft Office User" w:date="2021-11-15T16:21:00Z">
        <w:r w:rsidR="00723284">
          <w:t xml:space="preserve"> </w:t>
        </w:r>
      </w:ins>
      <w:ins w:id="27" w:author="Microsoft Office User" w:date="2021-11-15T16:19:00Z">
        <w:r w:rsidR="00723284">
          <w:t xml:space="preserve">that </w:t>
        </w:r>
      </w:ins>
      <w:ins w:id="28" w:author="Microsoft Office User" w:date="2021-11-15T16:21:00Z">
        <w:r w:rsidR="00723284">
          <w:t xml:space="preserve">even </w:t>
        </w:r>
      </w:ins>
      <w:ins w:id="29" w:author="Microsoft Office User" w:date="2021-11-15T16:20:00Z">
        <w:r w:rsidR="00723284">
          <w:t>a single parental species being perennial has an impact on the probabil</w:t>
        </w:r>
      </w:ins>
      <w:ins w:id="30" w:author="Microsoft Office User" w:date="2021-11-15T16:21:00Z">
        <w:r w:rsidR="00723284">
          <w:t xml:space="preserve">ity of hybrid </w:t>
        </w:r>
        <w:commentRangeStart w:id="31"/>
        <w:r w:rsidR="00723284">
          <w:t>formation</w:t>
        </w:r>
      </w:ins>
      <w:commentRangeEnd w:id="31"/>
      <w:ins w:id="32" w:author="Microsoft Office User" w:date="2021-11-25T15:14:00Z">
        <w:r w:rsidR="00723284">
          <w:rPr>
            <w:rStyle w:val="CommentReference"/>
          </w:rPr>
          <w:commentReference w:id="31"/>
        </w:r>
      </w:ins>
      <w:ins w:id="34" w:author="Microsoft Office User" w:date="2021-11-15T16:21:00Z">
        <w:r w:rsidR="00723284">
          <w:t>.</w:t>
        </w:r>
      </w:ins>
      <w:ins w:id="35" w:author="Microsoft Office User" w:date="2021-11-11T14:53:00Z">
        <w:r w:rsidR="00723284">
          <w:t xml:space="preserve"> </w:t>
        </w:r>
      </w:ins>
    </w:p>
    <w:p w14:paraId="7F4D1D43" w14:textId="176602E8" w:rsidR="00D3235A" w:rsidRPr="003440BD" w:rsidDel="00723284" w:rsidRDefault="003623A6" w:rsidP="008B13F3">
      <w:pPr>
        <w:spacing w:line="480" w:lineRule="auto"/>
        <w:rPr>
          <w:del w:id="36" w:author="Microsoft Office User" w:date="2021-11-11T14:53:00Z"/>
        </w:rPr>
      </w:pPr>
      <w:commentRangeStart w:id="37"/>
      <w:del w:id="38" w:author="Microsoft Office User" w:date="2021-11-11T14:52:00Z">
        <w:r w:rsidDel="00723284">
          <w:delText>Despite the</w:delText>
        </w:r>
        <w:r w:rsidR="002805C5" w:rsidDel="00723284">
          <w:delText xml:space="preserve"> high</w:delText>
        </w:r>
        <w:r w:rsidDel="00723284">
          <w:delText xml:space="preserve"> frequency of perennial parent plant species we find no evidence for a significant effect of life history on</w:delText>
        </w:r>
        <w:r w:rsidR="002805C5" w:rsidDel="00723284">
          <w:delText xml:space="preserve"> the </w:delText>
        </w:r>
        <w:r w:rsidDel="00723284">
          <w:delText xml:space="preserve">probability of hybrid formation </w:delText>
        </w:r>
        <w:r w:rsidR="000A42B9" w:rsidDel="00723284">
          <w:delText>(</w:delText>
        </w:r>
        <w:r w:rsidR="000A42B9" w:rsidRPr="008803C7" w:rsidDel="00723284">
          <w:delText>χ</w:delText>
        </w:r>
        <w:r w:rsidR="000A42B9" w:rsidDel="00723284">
          <w:rPr>
            <w:vertAlign w:val="superscript"/>
          </w:rPr>
          <w:delText>2</w:delText>
        </w:r>
        <w:r w:rsidR="000A42B9" w:rsidDel="00723284">
          <w:delText xml:space="preserve"> = </w:delText>
        </w:r>
        <w:r w:rsidR="003021B9" w:rsidDel="00723284">
          <w:delText>4.</w:delText>
        </w:r>
        <w:r w:rsidR="00F42199" w:rsidDel="00723284">
          <w:delText>04</w:delText>
        </w:r>
        <w:r w:rsidR="000A42B9" w:rsidDel="00723284">
          <w:delText>, df=</w:delText>
        </w:r>
        <w:r w:rsidR="006B6BC7" w:rsidDel="00723284">
          <w:delText>2</w:delText>
        </w:r>
        <w:r w:rsidR="000A42B9" w:rsidDel="00723284">
          <w:delText>, P=0.</w:delText>
        </w:r>
        <w:r w:rsidR="003021B9" w:rsidDel="00723284">
          <w:delText>1</w:delText>
        </w:r>
        <w:r w:rsidR="00F42199" w:rsidDel="00723284">
          <w:delText>3</w:delText>
        </w:r>
        <w:r w:rsidR="007C07B8" w:rsidDel="00723284">
          <w:delText xml:space="preserve">; Supplementary Table </w:delText>
        </w:r>
        <w:r w:rsidR="0030722D" w:rsidDel="00723284">
          <w:delText>1</w:delText>
        </w:r>
        <w:r w:rsidR="000A42B9" w:rsidDel="00723284">
          <w:delText>)</w:delText>
        </w:r>
        <w:r w:rsidR="003440BD" w:rsidDel="00723284">
          <w:delText xml:space="preserve">. </w:delText>
        </w:r>
        <w:r w:rsidR="00076386" w:rsidDel="00723284">
          <w:delText xml:space="preserve"> </w:delText>
        </w:r>
      </w:del>
      <w:del w:id="39" w:author="Microsoft Office User" w:date="2021-11-11T14:53:00Z">
        <w:r w:rsidR="00C042C4" w:rsidDel="00723284">
          <w:delText>Life</w:delText>
        </w:r>
        <w:r w:rsidR="00FD5F57" w:rsidDel="00723284">
          <w:delText xml:space="preserve"> history may be </w:delText>
        </w:r>
        <w:r w:rsidR="00C46927" w:rsidDel="00723284">
          <w:delText xml:space="preserve">still be </w:delText>
        </w:r>
        <w:r w:rsidR="00FD5F57" w:rsidDel="00723284">
          <w:delText>important in the persistence of hybrid lineages</w:delText>
        </w:r>
        <w:r w:rsidR="00913949" w:rsidDel="00723284">
          <w:delText xml:space="preserve"> </w:delText>
        </w:r>
        <w:r w:rsidR="00913949"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 </w:delInstrText>
        </w:r>
        <w:r w:rsidR="005D10D1"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EN.CITE.DATA </w:delInstrText>
        </w:r>
        <w:r w:rsidR="005D10D1" w:rsidDel="00723284">
          <w:fldChar w:fldCharType="end"/>
        </w:r>
        <w:r w:rsidR="00913949" w:rsidDel="00723284">
          <w:fldChar w:fldCharType="separate"/>
        </w:r>
        <w:r w:rsidR="005D10D1" w:rsidDel="00723284">
          <w:rPr>
            <w:noProof/>
          </w:rPr>
          <w:delText>(Ellstrand and Schierenbeck, 2000)</w:delText>
        </w:r>
        <w:r w:rsidR="00913949" w:rsidDel="00723284">
          <w:fldChar w:fldCharType="end"/>
        </w:r>
        <w:r w:rsidR="00FD5F57" w:rsidDel="00723284">
          <w:delText xml:space="preserve">, </w:delText>
        </w:r>
        <w:r w:rsidR="00C042C4" w:rsidDel="00723284">
          <w:delText xml:space="preserve">however </w:delText>
        </w:r>
        <w:r w:rsidR="00DB42D9" w:rsidDel="00723284">
          <w:delText>our results show</w:delText>
        </w:r>
        <w:r w:rsidR="00FD5F57" w:rsidDel="00723284">
          <w:delText xml:space="preserve"> that the probability of forming a hybrid is independent of parental species life history.</w:delText>
        </w:r>
        <w:r w:rsidR="00913949" w:rsidDel="00723284">
          <w:delText xml:space="preserve"> </w:delText>
        </w:r>
        <w:commentRangeEnd w:id="37"/>
        <w:r w:rsidR="00696D2B" w:rsidDel="00723284">
          <w:rPr>
            <w:rStyle w:val="CommentReference"/>
          </w:rPr>
          <w:commentReference w:id="37"/>
        </w:r>
      </w:del>
    </w:p>
    <w:p w14:paraId="45458DDC" w14:textId="22D76444" w:rsidR="004035F9" w:rsidRDefault="00EA3442" w:rsidP="008B13F3">
      <w:pPr>
        <w:spacing w:line="480" w:lineRule="auto"/>
        <w:jc w:val="both"/>
      </w:pPr>
      <w:r>
        <w:t>Increasing o</w:t>
      </w:r>
      <w:r w:rsidR="00A91DAE">
        <w:t>verlap</w:t>
      </w:r>
      <w:r>
        <w:t xml:space="preserve"> in parental species distribution is expected to increase the probability of hybridisation</w:t>
      </w:r>
      <w:r w:rsidR="00CB65A2">
        <w:t xml:space="preserve"> due to </w:t>
      </w:r>
      <w:r w:rsidR="00026E3C">
        <w:t xml:space="preserve">the </w:t>
      </w:r>
      <w:r w:rsidR="00CB65A2">
        <w:t>greater opportunity for crossing</w:t>
      </w:r>
      <w:r w:rsidR="001722BA">
        <w:t xml:space="preserve"> and</w:t>
      </w:r>
      <w:r w:rsidR="00486AC1">
        <w:t xml:space="preserve"> therefore</w:t>
      </w:r>
      <w:r w:rsidR="001722BA">
        <w:t xml:space="preserve"> hybrid </w:t>
      </w:r>
      <w:r w:rsidR="00DB42D9">
        <w:t>formation</w:t>
      </w:r>
      <w:r>
        <w:t xml:space="preserve">. </w:t>
      </w:r>
      <w:r w:rsidR="001722BA">
        <w:t>Whilst this is an important variable when considering hybridisation</w:t>
      </w:r>
      <w:r w:rsidR="009F5C36">
        <w:t>,</w:t>
      </w:r>
      <w:r w:rsidR="001722BA">
        <w:t xml:space="preserve"> </w:t>
      </w:r>
      <w:r w:rsidR="009F5C36">
        <w:t xml:space="preserve">few studies have </w:t>
      </w:r>
      <w:r w:rsidR="00EC0E40">
        <w:t xml:space="preserve">critically </w:t>
      </w:r>
      <w:r w:rsidR="009F5C36">
        <w:t>looked at range overlap with respect to hybridisation in multi-species systems</w:t>
      </w:r>
      <w:r w:rsidR="007E114D">
        <w:t xml:space="preserve"> </w:t>
      </w:r>
      <w:r w:rsidR="007E114D">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EN.CITE.DATA </w:instrText>
      </w:r>
      <w:r w:rsidR="005D10D1">
        <w:fldChar w:fldCharType="end"/>
      </w:r>
      <w:r w:rsidR="007E114D">
        <w:fldChar w:fldCharType="separate"/>
      </w:r>
      <w:r w:rsidR="005D10D1">
        <w:rPr>
          <w:noProof/>
        </w:rPr>
        <w:t>(Mitchell et al., 2019, Preston and Pearman, 2015)</w:t>
      </w:r>
      <w:r w:rsidR="007E114D">
        <w:fldChar w:fldCharType="end"/>
      </w:r>
      <w:r w:rsidR="007E114D">
        <w:t>.</w:t>
      </w:r>
      <w:r w:rsidR="00074379">
        <w:t xml:space="preserve"> We leverage accurate information on the distribution of British plant species to infer the influence of species range overlap</w:t>
      </w:r>
      <w:r w:rsidR="009423E9">
        <w:t xml:space="preserve"> </w:t>
      </w:r>
      <w:r w:rsidR="00C6556E">
        <w:t xml:space="preserve">measured as </w:t>
      </w:r>
      <w:r w:rsidR="00CC6AF4">
        <w:t>a count of the number of 10x10km grid (</w:t>
      </w:r>
      <w:proofErr w:type="spellStart"/>
      <w:r w:rsidR="00CC6AF4">
        <w:t>hectad</w:t>
      </w:r>
      <w:proofErr w:type="spellEnd"/>
      <w:r w:rsidR="00CC6AF4">
        <w:t>) overlaps</w:t>
      </w:r>
      <w:r w:rsidR="00C6556E">
        <w:t xml:space="preserve"> </w:t>
      </w:r>
      <w:r w:rsidR="009423E9">
        <w:fldChar w:fldCharType="begin"/>
      </w:r>
      <w:r w:rsidR="005D10D1">
        <w:instrText xml:space="preserve"> ADDIN EN.CITE &lt;EndNote&gt;&lt;Cite&gt;&lt;Author&gt;Ireland&lt;/Author&gt;&lt;Year&gt;2015&lt;/Year&gt;&lt;RecNum&gt;1330&lt;/RecNum&gt;&lt;DisplayText&gt;(Ireland, 2015)&lt;/DisplayText&gt;&lt;record&gt;&lt;rec-number&gt;1330&lt;/rec-number&gt;&lt;foreign-keys&gt;&lt;key app="EN" db-id="rv5pzvwrkefxw5ez0dn5522yetsaer2px2s0" timestamp="1591193807"&gt;1330&lt;/key&gt;&lt;/foreign-keys&gt;&lt;ref-type name="Web Page"&gt;12&lt;/ref-type&gt;&lt;contributors&gt;&lt;authors&gt;&lt;author&gt;Botanical Society of Britain and Ireland&lt;/author&gt;&lt;/authors&gt;&lt;/contributors&gt;&lt;titles&gt;&lt;title&gt;Taxon-hectad validation (NBN record cleaner ruleset)&lt;/title&gt;&lt;/titles&gt;&lt;volume&gt;2020&lt;/volume&gt;&lt;dates&gt;&lt;year&gt;2015&lt;/year&gt;&lt;/dates&gt;&lt;urls&gt;&lt;related-urls&gt;&lt;url&gt;https://database.bsbi.org/object.php?entityid=2cd4p9h.3hb0st&amp;amp;class=ChecklistInstance&lt;/url&gt;&lt;/related-urls&gt;&lt;/urls&gt;&lt;/record&gt;&lt;/Cite&gt;&lt;/EndNote&gt;</w:instrText>
      </w:r>
      <w:r w:rsidR="009423E9">
        <w:fldChar w:fldCharType="separate"/>
      </w:r>
      <w:r w:rsidR="005D10D1">
        <w:rPr>
          <w:noProof/>
        </w:rPr>
        <w:t>(Ireland, 2015)</w:t>
      </w:r>
      <w:r w:rsidR="009423E9">
        <w:fldChar w:fldCharType="end"/>
      </w:r>
      <w:r w:rsidR="00074379">
        <w:t>.</w:t>
      </w:r>
      <w:r w:rsidR="009F5C36">
        <w:t xml:space="preserve"> </w:t>
      </w:r>
      <w:r w:rsidR="006A7F7A">
        <w:t>As expected</w:t>
      </w:r>
      <w:r w:rsidR="00C673D9">
        <w:t>, m</w:t>
      </w:r>
      <w:r>
        <w:t>ean overlap in congeneric parental species distribution</w:t>
      </w:r>
      <w:r w:rsidR="008C5E6F">
        <w:t xml:space="preserve"> </w:t>
      </w:r>
      <w:r w:rsidR="00CA6F62">
        <w:t xml:space="preserve">is higher for pairs of species known to give rise to hybrids (739 </w:t>
      </w:r>
      <w:proofErr w:type="spellStart"/>
      <w:r w:rsidR="00CA6F62">
        <w:t>hectads</w:t>
      </w:r>
      <w:proofErr w:type="spellEnd"/>
      <w:r w:rsidR="00CA6F62">
        <w:t xml:space="preserve"> ±27 SE, Standard Error)</w:t>
      </w:r>
      <w:r w:rsidR="0042515A">
        <w:t>,</w:t>
      </w:r>
      <w:r w:rsidR="00CA6F62">
        <w:t xml:space="preserve"> </w:t>
      </w:r>
      <w:r w:rsidR="008C5E6F">
        <w:t>compared to those that have</w:t>
      </w:r>
      <w:r w:rsidR="00B75B6B">
        <w:t xml:space="preserve"> </w:t>
      </w:r>
      <w:r w:rsidR="00CA6F62">
        <w:t xml:space="preserve">not </w:t>
      </w:r>
      <w:r w:rsidR="00B75B6B">
        <w:t>been</w:t>
      </w:r>
      <w:r w:rsidR="008C5E6F">
        <w:t xml:space="preserve"> recorded to successfully hybridise</w:t>
      </w:r>
      <w:r w:rsidR="00CA6F62">
        <w:t xml:space="preserve"> (353 </w:t>
      </w:r>
      <w:proofErr w:type="spellStart"/>
      <w:r w:rsidR="00CA6F62">
        <w:t>hectads</w:t>
      </w:r>
      <w:proofErr w:type="spellEnd"/>
      <w:r w:rsidR="00CA6F62">
        <w:t xml:space="preserve"> (=10x10km</w:t>
      </w:r>
      <w:r w:rsidR="00CA6F62">
        <w:rPr>
          <w:vertAlign w:val="superscript"/>
        </w:rPr>
        <w:t>2</w:t>
      </w:r>
      <w:r w:rsidR="00CA6F62">
        <w:t xml:space="preserve">) </w:t>
      </w:r>
      <w:r w:rsidR="00CA6F62">
        <w:lastRenderedPageBreak/>
        <w:t>±6 SE)</w:t>
      </w:r>
      <w:r w:rsidR="00F5086D">
        <w:t xml:space="preserve">. </w:t>
      </w:r>
      <w:r w:rsidR="009F5C36">
        <w:t>Our</w:t>
      </w:r>
      <w:r w:rsidR="00637180">
        <w:t xml:space="preserve"> model</w:t>
      </w:r>
      <w:r w:rsidR="009F5C36">
        <w:t xml:space="preserve">s </w:t>
      </w:r>
      <w:r w:rsidR="00637180">
        <w:t>predict</w:t>
      </w:r>
      <w:r w:rsidR="00806C86">
        <w:t xml:space="preserve"> significantly</w:t>
      </w:r>
      <w:r w:rsidR="00637180">
        <w:t xml:space="preserve"> higher probabilities of </w:t>
      </w:r>
      <w:r w:rsidR="006D412F">
        <w:t xml:space="preserve">hybrid formation </w:t>
      </w:r>
      <w:r w:rsidR="00026E3C">
        <w:t>when there is larger</w:t>
      </w:r>
      <w:r w:rsidR="006D412F">
        <w:t xml:space="preserve"> overlap in parental species distribution (</w:t>
      </w:r>
      <w:proofErr w:type="spellStart"/>
      <w:r w:rsidR="006D412F">
        <w:t>pMCMC</w:t>
      </w:r>
      <w:proofErr w:type="spellEnd"/>
      <w:r w:rsidR="006D412F">
        <w:t xml:space="preserve"> &lt; 0.001, Supplementary </w:t>
      </w:r>
      <w:r w:rsidR="007C07B8">
        <w:t xml:space="preserve">Table </w:t>
      </w:r>
      <w:r w:rsidR="00A843C4">
        <w:t>1</w:t>
      </w:r>
      <w:r w:rsidR="006D412F">
        <w:t>).</w:t>
      </w:r>
      <w:r w:rsidR="00DB0876">
        <w:t xml:space="preserve"> </w:t>
      </w:r>
      <w:r w:rsidR="009821DB">
        <w:t xml:space="preserve">Although significant, </w:t>
      </w:r>
      <w:r w:rsidR="00B025C9">
        <w:t xml:space="preserve">the variability in the effect of parental distribution overlap is very low </w:t>
      </w:r>
      <w:r w:rsidR="00A21972">
        <w:t xml:space="preserve">(posterior SD: 0.0001) </w:t>
      </w:r>
      <w:r w:rsidR="00B025C9">
        <w:t>compared to that of genetic distance</w:t>
      </w:r>
      <w:r w:rsidR="0042515A">
        <w:t xml:space="preserve"> between parental species</w:t>
      </w:r>
      <w:r w:rsidR="00B025C9">
        <w:t xml:space="preserve">, which is five orders of magnitude more variable (posterior SD: </w:t>
      </w:r>
      <w:r w:rsidR="00901F06">
        <w:t>3.77</w:t>
      </w:r>
      <w:r w:rsidR="00A21972">
        <w:t xml:space="preserve">; Supplementary Figure </w:t>
      </w:r>
      <w:r w:rsidR="00A26B2D">
        <w:t>2</w:t>
      </w:r>
      <w:r w:rsidR="00A21972">
        <w:t xml:space="preserve">). </w:t>
      </w:r>
      <w:r w:rsidR="00A90EF5">
        <w:t xml:space="preserve">This suggests that range overlap and correlated attributes such as species abundance </w:t>
      </w:r>
      <w:r w:rsidR="00CB0DBB">
        <w:fldChar w:fldCharType="begin"/>
      </w:r>
      <w:r w:rsidR="005D10D1">
        <w:instrText xml:space="preserve"> ADDIN EN.CITE &lt;EndNote&gt;&lt;Cite&gt;&lt;Author&gt;Brown&lt;/Author&gt;&lt;Year&gt;1984&lt;/Year&gt;&lt;RecNum&gt;1339&lt;/RecNum&gt;&lt;DisplayText&gt;(Brown, 1984)&lt;/DisplayText&gt;&lt;record&gt;&lt;rec-number&gt;1339&lt;/rec-number&gt;&lt;foreign-keys&gt;&lt;key app="EN" db-id="rv5pzvwrkefxw5ez0dn5522yetsaer2px2s0" timestamp="1593771138"&gt;1339&lt;/key&gt;&lt;/foreign-keys&gt;&lt;ref-type name="Journal Article"&gt;17&lt;/ref-type&gt;&lt;contributors&gt;&lt;authors&gt;&lt;author&gt;Brown, J. H.&lt;/author&gt;&lt;/authors&gt;&lt;/contributors&gt;&lt;auth-address&gt;BROWN, JH (reprint author), UNIV ARIZONA,DEPT ECOL &amp;amp; EVOLUT BIOL,TUCSON,AZ 85721, USA.&lt;/auth-address&gt;&lt;titles&gt;&lt;title&gt;ON THE RELATIONSHIP BETWEEN ABUNDANCE AND DISTRIBUTION OF SPECIES&lt;/title&gt;&lt;secondary-title&gt;American Naturalist&lt;/secondary-title&gt;&lt;alt-title&gt;Am. Nat.&lt;/alt-title&gt;&lt;/titles&gt;&lt;periodical&gt;&lt;full-title&gt;American Naturalist&lt;/full-title&gt;&lt;/periodical&gt;&lt;pages&gt;255-279&lt;/pages&gt;&lt;volume&gt;124&lt;/volume&gt;&lt;number&gt;2&lt;/number&gt;&lt;keywords&gt;&lt;keyword&gt;Environmental Sciences &amp;amp; Ecology&lt;/keyword&gt;&lt;keyword&gt;Evolutionary Biology&lt;/keyword&gt;&lt;/keywords&gt;&lt;dates&gt;&lt;year&gt;1984&lt;/year&gt;&lt;/dates&gt;&lt;isbn&gt;0003-0147&lt;/isbn&gt;&lt;accession-num&gt;WOS:A1984TG38100008&lt;/accession-num&gt;&lt;work-type&gt;Article&lt;/work-type&gt;&lt;urls&gt;&lt;related-urls&gt;&lt;url&gt;&amp;lt;Go to ISI&amp;gt;://WOS:A1984TG38100008&lt;/url&gt;&lt;/related-urls&gt;&lt;/urls&gt;&lt;electronic-resource-num&gt;10.1086/284267&lt;/electronic-resource-num&gt;&lt;language&gt;English&lt;/language&gt;&lt;/record&gt;&lt;/Cite&gt;&lt;/EndNote&gt;</w:instrText>
      </w:r>
      <w:r w:rsidR="00CB0DBB">
        <w:fldChar w:fldCharType="separate"/>
      </w:r>
      <w:r w:rsidR="005D10D1">
        <w:rPr>
          <w:noProof/>
        </w:rPr>
        <w:t>(Brown, 1984)</w:t>
      </w:r>
      <w:r w:rsidR="00CB0DBB">
        <w:fldChar w:fldCharType="end"/>
      </w:r>
      <w:r w:rsidR="00CB0DBB">
        <w:t xml:space="preserve"> </w:t>
      </w:r>
      <w:r w:rsidR="00A90EF5">
        <w:t xml:space="preserve">may be secondary to intrinsic genetic factors in determining hybridisation at a broad-spatial scale, though they may be </w:t>
      </w:r>
      <w:r w:rsidR="00662929">
        <w:t>key factors</w:t>
      </w:r>
      <w:r w:rsidR="00A90EF5">
        <w:t xml:space="preserve"> at a local scale</w:t>
      </w:r>
      <w:r w:rsidR="00CB0DBB">
        <w:t xml:space="preserve"> </w:t>
      </w:r>
      <w:r w:rsidR="00CB0DBB">
        <w:fldChar w:fldCharType="begin"/>
      </w:r>
      <w:r w:rsidR="005D10D1">
        <w:instrText xml:space="preserve"> ADDIN EN.CITE &lt;EndNote&gt;&lt;Cite&gt;&lt;Author&gt;Heinze&lt;/Author&gt;&lt;Year&gt;2011&lt;/Year&gt;&lt;RecNum&gt;1340&lt;/RecNum&gt;&lt;DisplayText&gt;(Heinze, 2011)&lt;/DisplayText&gt;&lt;record&gt;&lt;rec-number&gt;1340&lt;/rec-number&gt;&lt;foreign-keys&gt;&lt;key app="EN" db-id="rv5pzvwrkefxw5ez0dn5522yetsaer2px2s0" timestamp="1593771382"&gt;1340&lt;/key&gt;&lt;/foreign-keys&gt;&lt;ref-type name="Journal Article"&gt;17&lt;/ref-type&gt;&lt;contributors&gt;&lt;authors&gt;&lt;author&gt;Heinze, B.&lt;/author&gt;&lt;/authors&gt;&lt;/contributors&gt;&lt;auth-address&gt;Fed Res Ctr Forests, Dept Genet, A-1140 Vienna, Austria.&amp;#xD;Heinze, B (reprint author), Fed Res Ctr Forests, Dept Genet, Hauptstr 7, A-1140 Vienna, Austria.&amp;#xD;berthold.heinze@bfw.gv.at&lt;/auth-address&gt;&lt;titles&gt;&lt;title&gt;Towards a quantitative description of landscape, demography and flowering phenology effects on realized hybridization potential&lt;/title&gt;&lt;secondary-title&gt;Molecular Ecology&lt;/secondary-title&gt;&lt;alt-title&gt;Mol. Ecol.&lt;/alt-title&gt;&lt;/titles&gt;&lt;periodical&gt;&lt;full-title&gt;Molecular Ecology&lt;/full-title&gt;&lt;/periodical&gt;&lt;pages&gt;2233-2235&lt;/pages&gt;&lt;volume&gt;20&lt;/volume&gt;&lt;number&gt;11&lt;/number&gt;&lt;keywords&gt;&lt;keyword&gt;Eucalyptus&lt;/keyword&gt;&lt;keyword&gt;hybridization&lt;/keyword&gt;&lt;keyword&gt;landscape genetics&lt;/keyword&gt;&lt;keyword&gt;pollen dispersal&lt;/keyword&gt;&lt;keyword&gt;reveals&lt;/keyword&gt;&lt;keyword&gt;Biochemistry &amp;amp; Molecular Biology&lt;/keyword&gt;&lt;keyword&gt;Environmental Sciences &amp;amp; Ecology&lt;/keyword&gt;&lt;keyword&gt;Evolutionary Biology&lt;/keyword&gt;&lt;/keywords&gt;&lt;dates&gt;&lt;year&gt;2011&lt;/year&gt;&lt;pub-dates&gt;&lt;date&gt;Jun&lt;/date&gt;&lt;/pub-dates&gt;&lt;/dates&gt;&lt;isbn&gt;0962-1083&lt;/isbn&gt;&lt;accession-num&gt;WOS:000290725600002&lt;/accession-num&gt;&lt;work-type&gt;News Item&lt;/work-type&gt;&lt;urls&gt;&lt;related-urls&gt;&lt;url&gt;&amp;lt;Go to ISI&amp;gt;://WOS:000290725600002&lt;/url&gt;&lt;/related-urls&gt;&lt;/urls&gt;&lt;electronic-resource-num&gt;10.1111/j.1365-294X.2011.05098.x&lt;/electronic-resource-num&gt;&lt;language&gt;English&lt;/language&gt;&lt;/record&gt;&lt;/Cite&gt;&lt;/EndNote&gt;</w:instrText>
      </w:r>
      <w:r w:rsidR="00CB0DBB">
        <w:fldChar w:fldCharType="separate"/>
      </w:r>
      <w:r w:rsidR="005D10D1">
        <w:rPr>
          <w:noProof/>
        </w:rPr>
        <w:t>(Heinze, 2011)</w:t>
      </w:r>
      <w:r w:rsidR="00CB0DBB">
        <w:fldChar w:fldCharType="end"/>
      </w:r>
      <w:r w:rsidR="00A90EF5">
        <w:t xml:space="preserve">.  </w:t>
      </w:r>
      <w:r w:rsidR="00A21972">
        <w:t xml:space="preserve">In sum, </w:t>
      </w:r>
      <w:r w:rsidR="00CC6AF4">
        <w:t xml:space="preserve">there are </w:t>
      </w:r>
      <w:r w:rsidR="00A21972">
        <w:t>opportunities for hybrid</w:t>
      </w:r>
      <w:r w:rsidR="00F0023A">
        <w:t xml:space="preserve">s to occur </w:t>
      </w:r>
      <w:r w:rsidR="00A21972">
        <w:t xml:space="preserve">even in areas where </w:t>
      </w:r>
      <w:r w:rsidR="00AB0326">
        <w:t xml:space="preserve">closely </w:t>
      </w:r>
      <w:r w:rsidR="00282942">
        <w:t xml:space="preserve">related </w:t>
      </w:r>
      <w:r w:rsidR="00A21972">
        <w:t>parental species overlap little</w:t>
      </w:r>
      <w:r w:rsidR="009E2F23">
        <w:t xml:space="preserve"> or not at all, </w:t>
      </w:r>
      <w:r w:rsidR="00CC6AF4">
        <w:t>with</w:t>
      </w:r>
      <w:r w:rsidR="009736F5">
        <w:t xml:space="preserve"> </w:t>
      </w:r>
      <w:r w:rsidR="00CC6AF4">
        <w:t>hybrid</w:t>
      </w:r>
      <w:r w:rsidR="00F0023A">
        <w:t xml:space="preserve"> presence </w:t>
      </w:r>
      <w:r w:rsidR="00CC6AF4">
        <w:t xml:space="preserve">potentially affected by </w:t>
      </w:r>
      <w:r w:rsidR="0042515A">
        <w:t>historical range overlap</w:t>
      </w:r>
      <w:r w:rsidR="00F0023A">
        <w:t xml:space="preserve">, </w:t>
      </w:r>
      <w:r w:rsidR="00446F22">
        <w:t xml:space="preserve">long distance </w:t>
      </w:r>
      <w:r w:rsidR="00CC6AF4">
        <w:t>cross-</w:t>
      </w:r>
      <w:r w:rsidR="00446F22">
        <w:t xml:space="preserve">pollination </w:t>
      </w:r>
      <w:r w:rsidR="00A26B2D">
        <w:t xml:space="preserve">when parental species have coincident </w:t>
      </w:r>
      <w:proofErr w:type="spellStart"/>
      <w:r w:rsidR="00A26B2D">
        <w:t>phenologies</w:t>
      </w:r>
      <w:proofErr w:type="spellEnd"/>
      <w:r w:rsidR="00F0023A">
        <w:t>, or independent dispersal of hybrids</w:t>
      </w:r>
      <w:r w:rsidR="00FD0780">
        <w:t xml:space="preserve"> </w:t>
      </w:r>
      <w:r w:rsidR="00A26B2D">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 </w:instrText>
      </w:r>
      <w:r w:rsidR="005D10D1">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EN.CITE.DATA </w:instrText>
      </w:r>
      <w:r w:rsidR="005D10D1">
        <w:fldChar w:fldCharType="end"/>
      </w:r>
      <w:r w:rsidR="00A26B2D">
        <w:fldChar w:fldCharType="separate"/>
      </w:r>
      <w:r w:rsidR="005D10D1">
        <w:rPr>
          <w:noProof/>
        </w:rPr>
        <w:t>(Lamont et al., 2003, Preston and Pearman, 2015)</w:t>
      </w:r>
      <w:r w:rsidR="00A26B2D">
        <w:fldChar w:fldCharType="end"/>
      </w:r>
      <w:r w:rsidR="00A21972">
        <w:t>.</w:t>
      </w:r>
    </w:p>
    <w:p w14:paraId="1DCA09EB" w14:textId="7CA02C75" w:rsidR="001B3E11" w:rsidRDefault="00B156CF" w:rsidP="008B13F3">
      <w:pPr>
        <w:spacing w:line="480" w:lineRule="auto"/>
        <w:jc w:val="both"/>
      </w:pPr>
      <w:r>
        <w:t>P</w:t>
      </w:r>
      <w:r w:rsidR="00CC33C0">
        <w:t>loidy level</w:t>
      </w:r>
      <w:r>
        <w:t xml:space="preserve"> variation is frequent,</w:t>
      </w:r>
      <w:r w:rsidR="00CC33C0">
        <w:t xml:space="preserve"> both within and between species</w:t>
      </w:r>
      <w:r w:rsidR="00250F21">
        <w:t xml:space="preserve"> in the same genus </w:t>
      </w:r>
      <w:r w:rsidR="00A9488A">
        <w:fldChar w:fldCharType="begin"/>
      </w:r>
      <w:r w:rsidR="005D10D1">
        <w:instrText xml:space="preserve"> ADDIN EN.CITE &lt;EndNote&gt;&lt;Cite&gt;&lt;Author&gt;Husband&lt;/Author&gt;&lt;Year&gt;2013  &lt;/Year&gt;&lt;RecNum&gt;1190&lt;/RecNum&gt;&lt;DisplayText&gt;(Husband et al., 2013  )&lt;/DisplayText&gt;&lt;record&gt;&lt;rec-number&gt;1190&lt;/rec-number&gt;&lt;foreign-keys&gt;&lt;key app="EN" db-id="rv5pzvwrkefxw5ez0dn5522yetsaer2px2s0" timestamp="1572959769"&gt;1190&lt;/key&gt;&lt;/foreign-keys&gt;&lt;ref-type name="Book Section"&gt;5&lt;/ref-type&gt;&lt;contributors&gt;&lt;authors&gt;&lt;author&gt;Husband, B.C.&lt;/author&gt;&lt;author&gt;Baldwin, S.J.&lt;/author&gt;&lt;author&gt;Suda, J.&lt;/author&gt;&lt;/authors&gt;&lt;secondary-authors&gt;&lt;author&gt;Greilhuber J&lt;/author&gt;&lt;author&gt;Dolezel J&lt;/author&gt;&lt;author&gt;Wendel J&lt;/author&gt;&lt;/secondary-authors&gt;&lt;/contributors&gt;&lt;titles&gt;&lt;title&gt;The Incidence of Polyploidy in Natural Plant Populations: Major Patterns and Evolutionary Processes&lt;/title&gt;&lt;secondary-title&gt;Plant Genome Diversity&lt;/secondary-title&gt;&lt;/titles&gt;&lt;volume&gt;2&lt;/volume&gt;&lt;dates&gt;&lt;year&gt;2013  &lt;/year&gt;&lt;/dates&gt;&lt;pub-location&gt;Vienna&lt;/pub-location&gt;&lt;publisher&gt;Springr&lt;/publisher&gt;&lt;urls&gt;&lt;/urls&gt;&lt;/record&gt;&lt;/Cite&gt;&lt;/EndNote&gt;</w:instrText>
      </w:r>
      <w:r w:rsidR="00A9488A">
        <w:fldChar w:fldCharType="separate"/>
      </w:r>
      <w:r w:rsidR="005D10D1">
        <w:rPr>
          <w:noProof/>
        </w:rPr>
        <w:t>(Husband et al., 2013  )</w:t>
      </w:r>
      <w:r w:rsidR="00A9488A">
        <w:fldChar w:fldCharType="end"/>
      </w:r>
      <w:r w:rsidR="00250F21">
        <w:t>. Hybrids formed from parental species of differing ploidy level</w:t>
      </w:r>
      <w:r w:rsidR="005379B8">
        <w:t xml:space="preserve"> (cross ploidy hybrids)</w:t>
      </w:r>
      <w:r w:rsidR="00250F21">
        <w:t xml:space="preserve"> appear in the British flora</w:t>
      </w:r>
      <w:r w:rsidR="00DB42D9">
        <w:t>,</w:t>
      </w:r>
      <w:r w:rsidR="00FA7562">
        <w:t xml:space="preserve"> with 131</w:t>
      </w:r>
      <w:r w:rsidR="00FD41C0">
        <w:t xml:space="preserve"> detected</w:t>
      </w:r>
      <w:r w:rsidR="00EC0E40">
        <w:t xml:space="preserve"> (</w:t>
      </w:r>
      <w:r w:rsidR="002B52AC">
        <w:t>38% of</w:t>
      </w:r>
      <w:r w:rsidR="00EC0E40">
        <w:t xml:space="preserve"> </w:t>
      </w:r>
      <w:r w:rsidR="00936DD3">
        <w:t xml:space="preserve">hybridising </w:t>
      </w:r>
      <w:r w:rsidR="00EC0E40">
        <w:t xml:space="preserve">species pairs with ploidy information </w:t>
      </w:r>
      <w:r w:rsidR="00EC0E4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EC0E40">
        <w:fldChar w:fldCharType="separate"/>
      </w:r>
      <w:r w:rsidR="005D10D1">
        <w:rPr>
          <w:noProof/>
        </w:rPr>
        <w:t>(Stace et al., 2015)</w:t>
      </w:r>
      <w:r w:rsidR="00EC0E40">
        <w:fldChar w:fldCharType="end"/>
      </w:r>
      <w:r w:rsidR="00EC0E40">
        <w:t>)</w:t>
      </w:r>
      <w:r w:rsidR="00FD41C0">
        <w:t>,</w:t>
      </w:r>
      <w:r w:rsidR="00250F21">
        <w:t xml:space="preserve"> but </w:t>
      </w:r>
      <w:r w:rsidR="005379B8">
        <w:t>their</w:t>
      </w:r>
      <w:r w:rsidR="00250F21">
        <w:t xml:space="preserve"> relative importance has not yet been investigated</w:t>
      </w:r>
      <w:r w:rsidR="0009596F">
        <w:t xml:space="preserve"> across a flora</w:t>
      </w:r>
      <w:r w:rsidR="00250F21">
        <w:t xml:space="preserve">. </w:t>
      </w:r>
      <w:r w:rsidR="002406BD">
        <w:t xml:space="preserve">Hybrid formation is </w:t>
      </w:r>
      <w:r w:rsidR="00250F21">
        <w:t xml:space="preserve">expected </w:t>
      </w:r>
      <w:r w:rsidR="002406BD">
        <w:t xml:space="preserve">to decrease when the parental species </w:t>
      </w:r>
      <w:r w:rsidR="00DB42D9">
        <w:t>have contrasting</w:t>
      </w:r>
      <w:r w:rsidR="002406BD">
        <w:t xml:space="preserve"> ploidy levels</w:t>
      </w:r>
      <w:r w:rsidR="00936DD3">
        <w:t xml:space="preserve"> due to endosperm imbalance in the fertilised embryo</w:t>
      </w:r>
      <w:r w:rsidR="00507523">
        <w:t xml:space="preserve"> </w:t>
      </w:r>
      <w:r w:rsidR="00936DD3">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936DD3">
        <w:fldChar w:fldCharType="separate"/>
      </w:r>
      <w:r w:rsidR="005D10D1">
        <w:rPr>
          <w:noProof/>
        </w:rPr>
        <w:t>(Tate et al., 2005)</w:t>
      </w:r>
      <w:r w:rsidR="00936DD3">
        <w:fldChar w:fldCharType="end"/>
      </w:r>
      <w:r w:rsidR="002406BD">
        <w:t>. We used</w:t>
      </w:r>
      <w:r w:rsidR="007B0EEF">
        <w:t xml:space="preserve"> </w:t>
      </w:r>
      <w:r w:rsidR="002406BD">
        <w:t xml:space="preserve">ploidy data for </w:t>
      </w:r>
      <w:r w:rsidR="007B0EEF">
        <w:t>6</w:t>
      </w:r>
      <w:r w:rsidR="00C673D9">
        <w:t>84</w:t>
      </w:r>
      <w:r w:rsidR="002406BD">
        <w:t xml:space="preserve"> species across the British Flora and determined for each pairwise comparison of species whether they were of the same or different ploidy. Our model show</w:t>
      </w:r>
      <w:r w:rsidR="006E784F">
        <w:t>s</w:t>
      </w:r>
      <w:r w:rsidR="002406BD">
        <w:t xml:space="preserve"> that parent</w:t>
      </w:r>
      <w:r w:rsidR="006E784F">
        <w:t>al species</w:t>
      </w:r>
      <w:r w:rsidR="002406BD">
        <w:t xml:space="preserve"> with the same ploidy are </w:t>
      </w:r>
      <w:r w:rsidR="008D05B0">
        <w:t>3</w:t>
      </w:r>
      <w:r w:rsidR="003D7CCF">
        <w:t>5</w:t>
      </w:r>
      <w:r w:rsidR="002406BD">
        <w:t>% more likely to form hybri</w:t>
      </w:r>
      <w:r w:rsidR="00B4656F">
        <w:t>ds</w:t>
      </w:r>
      <w:r w:rsidR="002406BD">
        <w:t xml:space="preserve"> than parents of differing ploidy levels, when fixed at mean overlap in geographical distribution</w:t>
      </w:r>
      <w:r w:rsidR="00B4656F">
        <w:t xml:space="preserve">, </w:t>
      </w:r>
      <w:r w:rsidR="002406BD">
        <w:t>mean branch length between species pairs</w:t>
      </w:r>
      <w:r w:rsidR="00D86199">
        <w:t>, and accounting for phylogen</w:t>
      </w:r>
      <w:r w:rsidR="005A1F7A">
        <w:t>etic effects</w:t>
      </w:r>
      <w:r w:rsidR="002406BD">
        <w:t xml:space="preserve"> (</w:t>
      </w:r>
      <w:proofErr w:type="spellStart"/>
      <w:r w:rsidR="002406BD">
        <w:t>pMCMC</w:t>
      </w:r>
      <w:proofErr w:type="spellEnd"/>
      <w:r w:rsidR="002406BD">
        <w:t xml:space="preserve"> &lt; 0.001</w:t>
      </w:r>
      <w:r w:rsidR="005A6821">
        <w:t xml:space="preserve">, Supplementary </w:t>
      </w:r>
      <w:r w:rsidR="007C07B8">
        <w:t xml:space="preserve">Table </w:t>
      </w:r>
      <w:r w:rsidR="00A843C4">
        <w:t>3</w:t>
      </w:r>
      <w:r w:rsidR="007C07B8">
        <w:t xml:space="preserve">; Supplementary Figures </w:t>
      </w:r>
      <w:r w:rsidR="008D5CB6">
        <w:t>3</w:t>
      </w:r>
      <w:r w:rsidR="00A843C4">
        <w:t xml:space="preserve"> </w:t>
      </w:r>
      <w:r w:rsidR="007C07B8">
        <w:t xml:space="preserve">and </w:t>
      </w:r>
      <w:r w:rsidR="008D5CB6">
        <w:t>4</w:t>
      </w:r>
      <w:r w:rsidR="002406BD">
        <w:t>).</w:t>
      </w:r>
      <w:r w:rsidR="003D44FE">
        <w:t xml:space="preserve"> </w:t>
      </w:r>
      <w:r w:rsidR="001B3E11">
        <w:t xml:space="preserve">Cross ploidy hybridisation has been reported in many plant genera and has led to </w:t>
      </w:r>
      <w:r w:rsidR="00A86BD3">
        <w:t xml:space="preserve">the generation of new species </w:t>
      </w:r>
      <w:r w:rsidR="00A86BD3">
        <w:fldChar w:fldCharType="begin"/>
      </w:r>
      <w:r w:rsidR="005D10D1">
        <w:instrText xml:space="preserve"> ADDIN EN.CITE &lt;EndNote&gt;&lt;Cite&gt;&lt;Author&gt;Elkington&lt;/Author&gt;&lt;Year&gt;1984&lt;/Year&gt;&lt;RecNum&gt;1315&lt;/RecNum&gt;&lt;DisplayText&gt;(Elkington, 1984)&lt;/DisplayText&gt;&lt;record&gt;&lt;rec-number&gt;1315&lt;/rec-number&gt;&lt;foreign-keys&gt;&lt;key app="EN" db-id="rv5pzvwrkefxw5ez0dn5522yetsaer2px2s0" timestamp="1589970527"&gt;1315&lt;/key&gt;&lt;/foreign-keys&gt;&lt;ref-type name="Journal Article"&gt;17&lt;/ref-type&gt;&lt;contributors&gt;&lt;authors&gt;&lt;author&gt;Elkington, T. T.&lt;/author&gt;&lt;/authors&gt;&lt;/contributors&gt;&lt;auth-address&gt;ELKINGTON, TT (reprint author), UNIV SHEFFIELD,DEPT BOT,SHEFFIELD S10 2TN,S YORKSHIRE,ENGLAND.&lt;/auth-address&gt;&lt;titles&gt;&lt;title&gt;CYTOGENETIC VARIATION IN THE BRITISH FLORA - ORIGINS AND SIGNIFICANCE&lt;/title&gt;&lt;secondary-title&gt;New Phytologist&lt;/secondary-title&gt;&lt;alt-title&gt;New Phytol.&lt;/alt-title&gt;&lt;/titles&gt;&lt;periodical&gt;&lt;full-title&gt;New Phytologist&lt;/full-title&gt;&lt;/periodical&gt;&lt;pages&gt;101-118&lt;/pages&gt;&lt;volume&gt;98&lt;/volume&gt;&lt;number&gt;1&lt;/number&gt;&lt;keywords&gt;&lt;keyword&gt;Plant Sciences&lt;/keyword&gt;&lt;/keywords&gt;&lt;dates&gt;&lt;year&gt;1984&lt;/year&gt;&lt;/dates&gt;&lt;isbn&gt;0028-646X&lt;/isbn&gt;&lt;accession-num&gt;WOS:A1984TQ78900007&lt;/accession-num&gt;&lt;work-type&gt;Article&lt;/work-type&gt;&lt;urls&gt;&lt;related-urls&gt;&lt;url&gt;&amp;lt;Go to ISI&amp;gt;://WOS:A1984TQ78900007&lt;/url&gt;&lt;/related-urls&gt;&lt;/urls&gt;&lt;electronic-resource-num&gt;10.1111/j.1469-8137.1984.tb06100.x&lt;/electronic-resource-num&gt;&lt;language&gt;English&lt;/language&gt;&lt;/record&gt;&lt;/Cite&gt;&lt;/EndNote&gt;</w:instrText>
      </w:r>
      <w:r w:rsidR="00A86BD3">
        <w:fldChar w:fldCharType="separate"/>
      </w:r>
      <w:r w:rsidR="005D10D1">
        <w:rPr>
          <w:noProof/>
        </w:rPr>
        <w:t>(Elkington, 1984)</w:t>
      </w:r>
      <w:r w:rsidR="00A86BD3">
        <w:fldChar w:fldCharType="end"/>
      </w:r>
      <w:r w:rsidR="00A86BD3">
        <w:t xml:space="preserve"> and </w:t>
      </w:r>
      <w:proofErr w:type="spellStart"/>
      <w:r w:rsidR="00A86BD3">
        <w:t>introgression</w:t>
      </w:r>
      <w:proofErr w:type="spellEnd"/>
      <w:r w:rsidR="00A86BD3">
        <w:t xml:space="preserve"> of genes affecting fitness </w:t>
      </w:r>
      <w:r w:rsidR="00A86BD3">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A86BD3">
        <w:fldChar w:fldCharType="separate"/>
      </w:r>
      <w:r w:rsidR="005D10D1">
        <w:rPr>
          <w:noProof/>
        </w:rPr>
        <w:t>(Chapman and Abbott, 2010)</w:t>
      </w:r>
      <w:r w:rsidR="00A86BD3">
        <w:fldChar w:fldCharType="end"/>
      </w:r>
      <w:r w:rsidR="001B3E11">
        <w:t>, highlighting the importance of rare hybridisation between</w:t>
      </w:r>
      <w:r w:rsidR="00A86BD3">
        <w:t xml:space="preserve"> ploidy levels.</w:t>
      </w:r>
    </w:p>
    <w:p w14:paraId="19178B58" w14:textId="241CE805" w:rsidR="0060501B" w:rsidRDefault="00D10327">
      <w:pPr>
        <w:spacing w:line="480" w:lineRule="auto"/>
        <w:jc w:val="both"/>
      </w:pPr>
      <w:r>
        <w:lastRenderedPageBreak/>
        <w:t xml:space="preserve">We </w:t>
      </w:r>
      <w:r w:rsidR="00662929">
        <w:t xml:space="preserve">then </w:t>
      </w:r>
      <w:r>
        <w:t xml:space="preserve">investigated the impact of </w:t>
      </w:r>
      <w:r w:rsidR="00E20527">
        <w:t xml:space="preserve">parental </w:t>
      </w:r>
      <w:r>
        <w:t xml:space="preserve">genetic </w:t>
      </w:r>
      <w:r w:rsidR="00CD684D">
        <w:t>distance</w:t>
      </w:r>
      <w:r>
        <w:t xml:space="preserve"> on hybrid formation across taxa in the flora. </w:t>
      </w:r>
      <w:r w:rsidR="00B1037B">
        <w:t xml:space="preserve">The likelihood of hybrid formation is expected to decrease with parental genetic distance due to a greater number of genetic incompatibilities </w:t>
      </w:r>
      <w:r w:rsidR="00B1037B">
        <w:fldChar w:fldCharType="begin"/>
      </w:r>
      <w:r w:rsidR="005D10D1">
        <w:instrText xml:space="preserve"> ADDIN EN.CITE &lt;EndNote&gt;&lt;Cite&gt;&lt;Author&gt;Edmands&lt;/Author&gt;&lt;Year&gt;2002&lt;/Year&gt;&lt;RecNum&gt;1294&lt;/RecNum&gt;&lt;DisplayText&gt;(Edmands, 2002)&lt;/DisplayText&gt;&lt;record&gt;&lt;rec-number&gt;1294&lt;/rec-number&gt;&lt;foreign-keys&gt;&lt;key app="EN" db-id="rv5pzvwrkefxw5ez0dn5522yetsaer2px2s0" timestamp="1588239393"&gt;1294&lt;/key&gt;&lt;/foreign-keys&gt;&lt;ref-type name="Journal Article"&gt;17&lt;/ref-type&gt;&lt;contributors&gt;&lt;authors&gt;&lt;author&gt;Edmands, S.&lt;/author&gt;&lt;/authors&gt;&lt;/contributors&gt;&lt;auth-address&gt;Univ So Calif, Dept Biol Sci, Los Angeles, CA 90089 USA.&amp;#xD;Edmands, S (reprint author), Univ So Calif, Dept Biol Sci, Los Angeles, CA 90089 USA.&lt;/auth-address&gt;&lt;titles&gt;&lt;title&gt;Does parental divergence predict reproductive compatibility?&lt;/title&gt;&lt;secondary-title&gt;Trends in Ecology &amp;amp; Evolution&lt;/secondary-title&gt;&lt;alt-title&gt;Trends Ecol. Evol.&lt;/alt-title&gt;&lt;/titles&gt;&lt;periodical&gt;&lt;full-title&gt;Trends in Ecology &amp;amp; Evolution&lt;/full-title&gt;&lt;/periodical&gt;&lt;pages&gt;520-527&lt;/pages&gt;&lt;volume&gt;17&lt;/volume&gt;&lt;number&gt;11&lt;/number&gt;&lt;keywords&gt;&lt;keyword&gt;copepod tigriopus-californicus&lt;/keyword&gt;&lt;keyword&gt;outbreeding depression&lt;/keyword&gt;&lt;keyword&gt;crossing-distance&lt;/keyword&gt;&lt;keyword&gt;mitochondrial-dna&lt;/keyword&gt;&lt;keyword&gt;species complex&lt;/keyword&gt;&lt;keyword&gt;population&lt;/keyword&gt;&lt;keyword&gt;differentiation&lt;/keyword&gt;&lt;keyword&gt;genetic differentiation&lt;/keyword&gt;&lt;keyword&gt;postzygotic isolation&lt;/keyword&gt;&lt;keyword&gt;molecular clock&lt;/keyword&gt;&lt;keyword&gt;hybridization&lt;/keyword&gt;&lt;keyword&gt;Environmental Sciences &amp;amp; Ecology&lt;/keyword&gt;&lt;keyword&gt;Evolutionary Biology&lt;/keyword&gt;&lt;keyword&gt;Genetics &amp;amp;&lt;/keyword&gt;&lt;keyword&gt;Heredity&lt;/keyword&gt;&lt;/keywords&gt;&lt;dates&gt;&lt;year&gt;2002&lt;/year&gt;&lt;pub-dates&gt;&lt;date&gt;Nov&lt;/date&gt;&lt;/pub-dates&gt;&lt;/dates&gt;&lt;isbn&gt;0169-5347&lt;/isbn&gt;&lt;accession-num&gt;WOS:000178637900013&lt;/accession-num&gt;&lt;work-type&gt;Review&lt;/work-type&gt;&lt;urls&gt;&lt;related-urls&gt;&lt;url&gt;&amp;lt;Go to ISI&amp;gt;://WOS:000178637900013&lt;/url&gt;&lt;/related-urls&gt;&lt;/urls&gt;&lt;custom7&gt;Pii s0169-5347(02)02585-5&lt;/custom7&gt;&lt;electronic-resource-num&gt;10.1016/s0169-5347(02)02585-5&lt;/electronic-resource-num&gt;&lt;language&gt;English&lt;/language&gt;&lt;/record&gt;&lt;/Cite&gt;&lt;/EndNote&gt;</w:instrText>
      </w:r>
      <w:r w:rsidR="00B1037B">
        <w:fldChar w:fldCharType="separate"/>
      </w:r>
      <w:r w:rsidR="005D10D1">
        <w:rPr>
          <w:noProof/>
        </w:rPr>
        <w:t>(Edmands, 2002)</w:t>
      </w:r>
      <w:r w:rsidR="00B1037B">
        <w:fldChar w:fldCharType="end"/>
      </w:r>
      <w:r w:rsidR="00B1037B">
        <w:t xml:space="preserve">. However, low genetic distances may also be a consequence of genetic homogenisation from hybridisation. </w:t>
      </w:r>
      <w:r w:rsidR="00620DFB">
        <w:t xml:space="preserve">We observe a ten-fold variation in mean congeneric ITS </w:t>
      </w:r>
      <w:r w:rsidR="00CD684D">
        <w:t>distance</w:t>
      </w:r>
      <w:r w:rsidR="00061241">
        <w:t xml:space="preserve"> (see Methods for definition)</w:t>
      </w:r>
      <w:r w:rsidR="00620DFB">
        <w:t xml:space="preserve"> across the 3</w:t>
      </w:r>
      <w:r w:rsidR="009B1064">
        <w:t>5</w:t>
      </w:r>
      <w:r w:rsidR="00620DFB">
        <w:t xml:space="preserve"> genera</w:t>
      </w:r>
      <w:r w:rsidR="00D80697">
        <w:t xml:space="preserve"> containing hybrids</w:t>
      </w:r>
      <w:r w:rsidR="00620DFB">
        <w:t xml:space="preserve"> with more than five taxa, from low mean pairwise di</w:t>
      </w:r>
      <w:r w:rsidR="00CD684D">
        <w:t>stance</w:t>
      </w:r>
      <w:r w:rsidR="00620DFB">
        <w:t xml:space="preserve"> in </w:t>
      </w:r>
      <w:r w:rsidR="00620DFB" w:rsidRPr="00620DFB">
        <w:rPr>
          <w:i/>
          <w:color w:val="000000" w:themeColor="text1"/>
        </w:rPr>
        <w:t xml:space="preserve">Agrostis, </w:t>
      </w:r>
      <w:proofErr w:type="spellStart"/>
      <w:r w:rsidR="00620DFB" w:rsidRPr="00620DFB">
        <w:rPr>
          <w:i/>
          <w:color w:val="000000" w:themeColor="text1"/>
        </w:rPr>
        <w:t>Cochlearia</w:t>
      </w:r>
      <w:proofErr w:type="spellEnd"/>
      <w:r w:rsidR="00620DFB" w:rsidRPr="00620DFB">
        <w:rPr>
          <w:color w:val="000000" w:themeColor="text1"/>
        </w:rPr>
        <w:t xml:space="preserve"> and </w:t>
      </w:r>
      <w:r w:rsidR="00620DFB" w:rsidRPr="00620DFB">
        <w:rPr>
          <w:i/>
          <w:color w:val="000000" w:themeColor="text1"/>
        </w:rPr>
        <w:t>Rosa</w:t>
      </w:r>
      <w:r w:rsidR="00620DFB" w:rsidRPr="00620DFB">
        <w:rPr>
          <w:color w:val="000000" w:themeColor="text1"/>
        </w:rPr>
        <w:t xml:space="preserve">, to high </w:t>
      </w:r>
      <w:r w:rsidR="00CD684D">
        <w:rPr>
          <w:color w:val="000000" w:themeColor="text1"/>
        </w:rPr>
        <w:t>distance</w:t>
      </w:r>
      <w:r w:rsidR="00CD684D" w:rsidRPr="00620DFB">
        <w:rPr>
          <w:color w:val="000000" w:themeColor="text1"/>
        </w:rPr>
        <w:t xml:space="preserve"> </w:t>
      </w:r>
      <w:r w:rsidR="00620DFB" w:rsidRPr="00620DFB">
        <w:rPr>
          <w:color w:val="000000" w:themeColor="text1"/>
        </w:rPr>
        <w:t xml:space="preserve">in </w:t>
      </w:r>
      <w:r w:rsidR="00620DFB" w:rsidRPr="00620DFB">
        <w:rPr>
          <w:i/>
          <w:color w:val="000000" w:themeColor="text1"/>
        </w:rPr>
        <w:t>Geranium</w:t>
      </w:r>
      <w:r w:rsidR="00620DFB">
        <w:rPr>
          <w:color w:val="000000" w:themeColor="text1"/>
        </w:rPr>
        <w:t>,</w:t>
      </w:r>
      <w:r w:rsidR="00620DFB" w:rsidRPr="00620DFB">
        <w:rPr>
          <w:i/>
          <w:color w:val="000000" w:themeColor="text1"/>
        </w:rPr>
        <w:t xml:space="preserve"> </w:t>
      </w:r>
      <w:proofErr w:type="spellStart"/>
      <w:r w:rsidR="00620DFB" w:rsidRPr="00620DFB">
        <w:rPr>
          <w:i/>
          <w:color w:val="000000" w:themeColor="text1"/>
        </w:rPr>
        <w:t>Juncus</w:t>
      </w:r>
      <w:proofErr w:type="spellEnd"/>
      <w:r w:rsidR="00620DFB">
        <w:rPr>
          <w:color w:val="000000" w:themeColor="text1"/>
        </w:rPr>
        <w:t xml:space="preserve"> and </w:t>
      </w:r>
      <w:proofErr w:type="spellStart"/>
      <w:r w:rsidR="00620DFB" w:rsidRPr="00620DFB">
        <w:rPr>
          <w:i/>
          <w:color w:val="000000" w:themeColor="text1"/>
        </w:rPr>
        <w:t>Saxifraga</w:t>
      </w:r>
      <w:proofErr w:type="spellEnd"/>
      <w:r w:rsidR="00620DFB">
        <w:rPr>
          <w:color w:val="000000" w:themeColor="text1"/>
        </w:rPr>
        <w:t>.</w:t>
      </w:r>
      <w:r w:rsidR="00620DFB" w:rsidRPr="00620DFB">
        <w:rPr>
          <w:color w:val="000000" w:themeColor="text1"/>
        </w:rPr>
        <w:t xml:space="preserve"> Overall, hybridising congeneric species showed a</w:t>
      </w:r>
      <w:r w:rsidR="00620DFB">
        <w:t xml:space="preserve"> significantly lower pairwise genetic distance (</w:t>
      </w:r>
      <w:r w:rsidR="009F4230">
        <w:t>m</w:t>
      </w:r>
      <w:r w:rsidR="00723AA5">
        <w:t xml:space="preserve">ean </w:t>
      </w:r>
      <w:r w:rsidR="00620DFB">
        <w:t xml:space="preserve">ITS </w:t>
      </w:r>
      <w:r w:rsidR="00186954">
        <w:t xml:space="preserve">distance </w:t>
      </w:r>
      <w:r w:rsidR="00620DFB">
        <w:t>= 0.097, SE = 0.004) than non-hybridising congeneric species pairs (</w:t>
      </w:r>
      <w:r w:rsidR="009F4230">
        <w:t>m</w:t>
      </w:r>
      <w:r w:rsidR="006E3313">
        <w:t xml:space="preserve">ean </w:t>
      </w:r>
      <w:r w:rsidR="00723AA5">
        <w:t>ITS</w:t>
      </w:r>
      <w:r w:rsidR="00186954">
        <w:t xml:space="preserve"> distance</w:t>
      </w:r>
      <w:r w:rsidR="00723AA5">
        <w:t xml:space="preserve"> = </w:t>
      </w:r>
      <w:r w:rsidR="00620DFB">
        <w:t>0.215, SE = 0.001, Wilcoxon Test, P&lt;0.001</w:t>
      </w:r>
      <w:r w:rsidR="00556F88">
        <w:t xml:space="preserve">; Figure </w:t>
      </w:r>
      <w:r w:rsidR="00327860">
        <w:t>2</w:t>
      </w:r>
      <w:r w:rsidR="00620DFB">
        <w:t>).</w:t>
      </w:r>
      <w:r w:rsidR="00FA0347">
        <w:t xml:space="preserve"> </w:t>
      </w:r>
      <w:r w:rsidR="005008F0">
        <w:t xml:space="preserve">In </w:t>
      </w:r>
      <w:r w:rsidR="00061241">
        <w:t>our</w:t>
      </w:r>
      <w:r w:rsidR="005008F0">
        <w:t xml:space="preserve"> tree based phylogenetic model</w:t>
      </w:r>
      <w:r w:rsidR="00061241">
        <w:t>s</w:t>
      </w:r>
      <w:r w:rsidR="005008F0">
        <w:t>, t</w:t>
      </w:r>
      <w:r w:rsidR="00BB3C90">
        <w:t>he pro</w:t>
      </w:r>
      <w:r w:rsidR="005008F0">
        <w:t>bability of forming a hybrid strongly decreases as branch length between parental species increases (</w:t>
      </w:r>
      <w:proofErr w:type="spellStart"/>
      <w:r w:rsidR="005008F0">
        <w:t>pMCMC</w:t>
      </w:r>
      <w:proofErr w:type="spellEnd"/>
      <w:r w:rsidR="005008F0">
        <w:t xml:space="preserve"> &lt;0.001, Supplementary</w:t>
      </w:r>
      <w:r w:rsidR="00DD51CD">
        <w:t xml:space="preserve"> Table</w:t>
      </w:r>
      <w:r w:rsidR="005008F0">
        <w:t xml:space="preserve"> </w:t>
      </w:r>
      <w:r w:rsidR="00327860">
        <w:t xml:space="preserve">1 </w:t>
      </w:r>
      <w:r w:rsidR="00DD51CD">
        <w:t xml:space="preserve">and Supplementary Figure </w:t>
      </w:r>
      <w:r w:rsidR="008D5CB6">
        <w:t>5</w:t>
      </w:r>
      <w:r w:rsidR="005008F0">
        <w:t>)</w:t>
      </w:r>
      <w:r w:rsidR="008678E0">
        <w:t xml:space="preserve"> and shows a greater standardised effect size than</w:t>
      </w:r>
      <w:r w:rsidR="002E0A2A">
        <w:t xml:space="preserve"> both</w:t>
      </w:r>
      <w:r w:rsidR="008678E0">
        <w:t xml:space="preserve"> pairwise overlap in distribution</w:t>
      </w:r>
      <w:r w:rsidR="002E0A2A">
        <w:t xml:space="preserve"> and size of genus.</w:t>
      </w:r>
      <w:r w:rsidR="00996CD3">
        <w:t xml:space="preserve"> </w:t>
      </w:r>
      <w:r w:rsidR="00EA3BC2" w:rsidRPr="002C0990">
        <w:t>The</w:t>
      </w:r>
      <w:r w:rsidR="00EA3BC2">
        <w:t xml:space="preserve"> stronger effect of genetic distance is evident from the joint probability distribution of hybridisation and geographical distance (Supplementary Figure 1), which are predicted by theory to be correlated </w:t>
      </w:r>
      <w:r w:rsidR="00EA3BC2">
        <w:fldChar w:fldCharType="begin"/>
      </w:r>
      <w:r w:rsidR="005D10D1">
        <w:instrText xml:space="preserve"> ADDIN EN.CITE &lt;EndNote&gt;&lt;Cite&gt;&lt;Author&gt;Felsenstein&lt;/Author&gt;&lt;Year&gt;1976&lt;/Year&gt;&lt;RecNum&gt;1318&lt;/RecNum&gt;&lt;DisplayText&gt;(Felsenstein, 1976)&lt;/DisplayText&gt;&lt;record&gt;&lt;rec-number&gt;1318&lt;/rec-number&gt;&lt;foreign-keys&gt;&lt;key app="EN" db-id="rv5pzvwrkefxw5ez0dn5522yetsaer2px2s0" timestamp="1590489664"&gt;1318&lt;/key&gt;&lt;/foreign-keys&gt;&lt;ref-type name="Journal Article"&gt;17&lt;/ref-type&gt;&lt;contributors&gt;&lt;authors&gt;&lt;author&gt;Felsenstein, J.&lt;/author&gt;&lt;/authors&gt;&lt;/contributors&gt;&lt;auth-address&gt;UNIV WASHINGTON, DEPT GENET, SEATTLE, WA 98195 USA.&lt;/auth-address&gt;&lt;titles&gt;&lt;title&gt;THEORETICAL POPULATION-GENETICS OF VARIABLE SELECTION AND MIGRATION&lt;/title&gt;&lt;secondary-title&gt;Annual Review of Genetics&lt;/secondary-title&gt;&lt;alt-title&gt;Annu. Rev. Genet.&lt;/alt-title&gt;&lt;/titles&gt;&lt;periodical&gt;&lt;full-title&gt;Annual Review of Genetics&lt;/full-title&gt;&lt;abbr-1&gt;Annu. Rev. Genet.&lt;/abbr-1&gt;&lt;/periodical&gt;&lt;alt-periodical&gt;&lt;full-title&gt;Annual Review of Genetics&lt;/full-title&gt;&lt;abbr-1&gt;Annu. Rev. Genet.&lt;/abbr-1&gt;&lt;/alt-periodical&gt;&lt;pages&gt;253-280&lt;/pages&gt;&lt;volume&gt;10&lt;/volume&gt;&lt;keywords&gt;&lt;keyword&gt;Genetics &amp;amp; Heredity&lt;/keyword&gt;&lt;/keywords&gt;&lt;dates&gt;&lt;year&gt;1976&lt;/year&gt;&lt;/dates&gt;&lt;isbn&gt;0066-4197&lt;/isbn&gt;&lt;accession-num&gt;WOS:A1976CQ57300009&lt;/accession-num&gt;&lt;work-type&gt;Review&lt;/work-type&gt;&lt;urls&gt;&lt;related-urls&gt;&lt;url&gt;&amp;lt;Go to ISI&amp;gt;://WOS:A1976CQ57300009&lt;/url&gt;&lt;/related-urls&gt;&lt;/urls&gt;&lt;electronic-resource-num&gt;10.1146/annurev.ge.10.120176.001345&lt;/electronic-resource-num&gt;&lt;language&gt;English&lt;/language&gt;&lt;/record&gt;&lt;/Cite&gt;&lt;/EndNote&gt;</w:instrText>
      </w:r>
      <w:r w:rsidR="00EA3BC2">
        <w:fldChar w:fldCharType="separate"/>
      </w:r>
      <w:r w:rsidR="005D10D1">
        <w:rPr>
          <w:noProof/>
        </w:rPr>
        <w:t>(Felsenstein, 1976)</w:t>
      </w:r>
      <w:r w:rsidR="00EA3BC2">
        <w:fldChar w:fldCharType="end"/>
      </w:r>
      <w:r w:rsidR="00EA3BC2">
        <w:t xml:space="preserve">. </w:t>
      </w:r>
      <w:r w:rsidR="002C0990">
        <w:t xml:space="preserve">For species which hybridise, the highest average parental genetic distance is seen in the genus </w:t>
      </w:r>
      <w:proofErr w:type="spellStart"/>
      <w:r w:rsidR="002C0990">
        <w:rPr>
          <w:i/>
        </w:rPr>
        <w:t>Saxifraga</w:t>
      </w:r>
      <w:proofErr w:type="spellEnd"/>
      <w:r w:rsidR="002C0990">
        <w:t xml:space="preserve"> (</w:t>
      </w:r>
      <w:r w:rsidR="005B15A3">
        <w:t xml:space="preserve">ITS2 distance: </w:t>
      </w:r>
      <w:r w:rsidR="002C0990">
        <w:t>0.2</w:t>
      </w:r>
      <w:r w:rsidR="001762E2">
        <w:t>8</w:t>
      </w:r>
      <w:r w:rsidR="002C0990">
        <w:t xml:space="preserve">), with other divergent hybridising taxa seen in the genera </w:t>
      </w:r>
      <w:proofErr w:type="spellStart"/>
      <w:r w:rsidR="002C0990">
        <w:rPr>
          <w:i/>
        </w:rPr>
        <w:t>Poa</w:t>
      </w:r>
      <w:proofErr w:type="spellEnd"/>
      <w:r w:rsidR="002C0990">
        <w:t xml:space="preserve"> (0.22), </w:t>
      </w:r>
      <w:proofErr w:type="spellStart"/>
      <w:r w:rsidR="002C0990">
        <w:rPr>
          <w:i/>
        </w:rPr>
        <w:t>Cardamine</w:t>
      </w:r>
      <w:proofErr w:type="spellEnd"/>
      <w:r w:rsidR="002C0990">
        <w:t xml:space="preserve"> (0.19),</w:t>
      </w:r>
      <w:r w:rsidR="002C0990">
        <w:rPr>
          <w:i/>
        </w:rPr>
        <w:t xml:space="preserve"> </w:t>
      </w:r>
      <w:proofErr w:type="spellStart"/>
      <w:r w:rsidR="002C0990">
        <w:rPr>
          <w:i/>
        </w:rPr>
        <w:t>Potamogeton</w:t>
      </w:r>
      <w:proofErr w:type="spellEnd"/>
      <w:r w:rsidR="002C0990">
        <w:t xml:space="preserve"> (0.1</w:t>
      </w:r>
      <w:r w:rsidR="001762E2">
        <w:t>7</w:t>
      </w:r>
      <w:r w:rsidR="002C0990">
        <w:t xml:space="preserve">) and </w:t>
      </w:r>
      <w:r w:rsidR="002C0990">
        <w:rPr>
          <w:i/>
        </w:rPr>
        <w:t>Fumaria</w:t>
      </w:r>
      <w:r w:rsidR="002C0990">
        <w:t xml:space="preserve"> (0.17), showing rare examples of hybrid formation between divergent taxa. </w:t>
      </w:r>
      <w:r w:rsidR="00EA3BC2">
        <w:t>In each of these five genera</w:t>
      </w:r>
      <w:r w:rsidR="00CB0DBB">
        <w:t>,</w:t>
      </w:r>
      <w:r w:rsidR="00EA3BC2">
        <w:t xml:space="preserve"> hybrids that do form tend to be sterile and therefore </w:t>
      </w:r>
      <w:proofErr w:type="spellStart"/>
      <w:r w:rsidR="00EA3BC2">
        <w:t>introgression</w:t>
      </w:r>
      <w:proofErr w:type="spellEnd"/>
      <w:r w:rsidR="00EA3BC2">
        <w:t xml:space="preserve"> and genetic homogenisation are unlikely</w:t>
      </w:r>
      <w:r w:rsidR="005B15A3">
        <w:t xml:space="preserve"> </w:t>
      </w:r>
      <w:r w:rsidR="005B15A3">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 </w:instrText>
      </w:r>
      <w:r w:rsidR="005D10D1">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EN.CITE.DATA </w:instrText>
      </w:r>
      <w:r w:rsidR="005D10D1">
        <w:fldChar w:fldCharType="end"/>
      </w:r>
      <w:r w:rsidR="005B15A3">
        <w:fldChar w:fldCharType="separate"/>
      </w:r>
      <w:r w:rsidR="005D10D1">
        <w:rPr>
          <w:noProof/>
        </w:rPr>
        <w:t>(Hegde et al., 2006)</w:t>
      </w:r>
      <w:r w:rsidR="005B15A3">
        <w:fldChar w:fldCharType="end"/>
      </w:r>
      <w:r w:rsidR="00EA3BC2">
        <w:t xml:space="preserve">. This contrasts with genera characterised by low mean parental genetic distance, such as </w:t>
      </w:r>
      <w:r w:rsidR="00EA3BC2" w:rsidRPr="005B15A3">
        <w:rPr>
          <w:i/>
        </w:rPr>
        <w:t>Salicornia</w:t>
      </w:r>
      <w:r w:rsidR="005B15A3">
        <w:rPr>
          <w:i/>
        </w:rPr>
        <w:t xml:space="preserve"> </w:t>
      </w:r>
      <w:r w:rsidR="005B15A3">
        <w:t>(ITS2 distance: 0.00)</w:t>
      </w:r>
      <w:r w:rsidR="00EA3BC2">
        <w:t xml:space="preserve">, </w:t>
      </w:r>
      <w:r w:rsidR="00EA3BC2" w:rsidRPr="005B15A3">
        <w:rPr>
          <w:i/>
        </w:rPr>
        <w:t>Prunus</w:t>
      </w:r>
      <w:r w:rsidR="005B15A3">
        <w:rPr>
          <w:i/>
        </w:rPr>
        <w:t xml:space="preserve"> </w:t>
      </w:r>
      <w:r w:rsidR="005B15A3">
        <w:t>(0.00)</w:t>
      </w:r>
      <w:r w:rsidR="00EA3BC2">
        <w:t xml:space="preserve">, </w:t>
      </w:r>
      <w:r w:rsidR="00EA3BC2" w:rsidRPr="005B15A3">
        <w:rPr>
          <w:i/>
        </w:rPr>
        <w:t>Rosa</w:t>
      </w:r>
      <w:r w:rsidR="005B15A3">
        <w:t xml:space="preserve"> (0.02)</w:t>
      </w:r>
      <w:r w:rsidR="00EA3BC2">
        <w:t xml:space="preserve">, </w:t>
      </w:r>
      <w:proofErr w:type="spellStart"/>
      <w:r w:rsidR="00EA3BC2" w:rsidRPr="005B15A3">
        <w:rPr>
          <w:i/>
        </w:rPr>
        <w:t>Epipactis</w:t>
      </w:r>
      <w:proofErr w:type="spellEnd"/>
      <w:r w:rsidR="005B15A3">
        <w:t xml:space="preserve"> (0.05)</w:t>
      </w:r>
      <w:r w:rsidR="00EA3BC2">
        <w:t xml:space="preserve">, and </w:t>
      </w:r>
      <w:proofErr w:type="spellStart"/>
      <w:r w:rsidR="00EA3BC2" w:rsidRPr="005B15A3">
        <w:rPr>
          <w:i/>
        </w:rPr>
        <w:t>Atriplex</w:t>
      </w:r>
      <w:proofErr w:type="spellEnd"/>
      <w:r w:rsidR="005B15A3">
        <w:t xml:space="preserve"> (0.05)</w:t>
      </w:r>
      <w:r w:rsidR="00EA3BC2">
        <w:t>, where hybrids that form tend to be fertile</w:t>
      </w:r>
      <w:r w:rsidR="00012080">
        <w:t xml:space="preserve"> </w:t>
      </w:r>
      <w:r w:rsidR="00012080">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 </w:instrText>
      </w:r>
      <w:r w:rsidR="005D10D1">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EN.CITE.DATA </w:instrText>
      </w:r>
      <w:r w:rsidR="005D10D1">
        <w:fldChar w:fldCharType="end"/>
      </w:r>
      <w:r w:rsidR="00012080">
        <w:fldChar w:fldCharType="separate"/>
      </w:r>
      <w:r w:rsidR="005D10D1">
        <w:rPr>
          <w:noProof/>
        </w:rPr>
        <w:t>(Martin and Mendelson, 2018)</w:t>
      </w:r>
      <w:r w:rsidR="00012080">
        <w:fldChar w:fldCharType="end"/>
      </w:r>
      <w:r w:rsidR="00EA3BC2">
        <w:t>. Overall these results show parental genetic divergence is a good predictor of hybrid formation, but that low parental genetic divergence may either be a cause of hybrid formation, or a consequence of genetic homogenisation. In cases wher</w:t>
      </w:r>
      <w:r w:rsidR="00E20527">
        <w:t>e</w:t>
      </w:r>
      <w:r w:rsidR="00D20EFB">
        <w:t xml:space="preserve"> </w:t>
      </w:r>
      <w:r w:rsidR="007955EC">
        <w:t xml:space="preserve">hybridisation </w:t>
      </w:r>
      <w:r w:rsidR="00D94DA6">
        <w:t>does occur, t</w:t>
      </w:r>
      <w:r w:rsidR="00D20EFB">
        <w:t xml:space="preserve">here may be long lasting </w:t>
      </w:r>
      <w:r w:rsidR="00D20EFB">
        <w:lastRenderedPageBreak/>
        <w:t xml:space="preserve">evolutionary consequences such as phenotypic novelty </w:t>
      </w:r>
      <w:r w:rsidR="00D20EFB">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 </w:instrText>
      </w:r>
      <w:r w:rsidR="005D10D1">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EN.CITE.DATA </w:instrText>
      </w:r>
      <w:r w:rsidR="005D10D1">
        <w:fldChar w:fldCharType="end"/>
      </w:r>
      <w:r w:rsidR="00D20EFB">
        <w:fldChar w:fldCharType="separate"/>
      </w:r>
      <w:r w:rsidR="005D10D1">
        <w:rPr>
          <w:noProof/>
        </w:rPr>
        <w:t>(Stelkens and Seehausen, 2009)</w:t>
      </w:r>
      <w:r w:rsidR="00D20EFB">
        <w:fldChar w:fldCharType="end"/>
      </w:r>
      <w:r w:rsidR="00D20EFB">
        <w:t xml:space="preserve"> and polyploid hybrid speciation</w:t>
      </w:r>
      <w:r w:rsidR="005C5B06">
        <w:t>, especially when there is high parental divergence</w:t>
      </w:r>
      <w:r w:rsidR="00D20EFB">
        <w:t xml:space="preserve"> </w:t>
      </w:r>
      <w:r w:rsidR="00D20EFB">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 </w:instrText>
      </w:r>
      <w:r w:rsidR="005D10D1">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EN.CITE.DATA </w:instrText>
      </w:r>
      <w:r w:rsidR="005D10D1">
        <w:fldChar w:fldCharType="end"/>
      </w:r>
      <w:r w:rsidR="00D20EFB">
        <w:fldChar w:fldCharType="separate"/>
      </w:r>
      <w:r w:rsidR="005D10D1">
        <w:rPr>
          <w:noProof/>
        </w:rPr>
        <w:t>(Chapman and Burke, 2007)</w:t>
      </w:r>
      <w:r w:rsidR="00D20EFB">
        <w:fldChar w:fldCharType="end"/>
      </w:r>
      <w:r w:rsidR="00D20EFB">
        <w:t>.</w:t>
      </w:r>
    </w:p>
    <w:p w14:paraId="28BBC887" w14:textId="541C4E23" w:rsidR="00DE616E" w:rsidRDefault="00816877" w:rsidP="008B13F3">
      <w:pPr>
        <w:spacing w:line="480" w:lineRule="auto"/>
        <w:jc w:val="center"/>
      </w:pPr>
      <w:del w:id="40" w:author="Microsoft Office User" w:date="2021-11-11T14:04:00Z">
        <w:r w:rsidDel="00965A34">
          <w:rPr>
            <w:noProof/>
            <w:lang w:eastAsia="en-GB"/>
          </w:rPr>
          <w:drawing>
            <wp:inline distT="0" distB="0" distL="0" distR="0" wp14:anchorId="140BDC20" wp14:editId="4460AAA9">
              <wp:extent cx="4499704" cy="5499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tic_distance_boxplot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896" cy="5521985"/>
                      </a:xfrm>
                      <a:prstGeom prst="rect">
                        <a:avLst/>
                      </a:prstGeom>
                    </pic:spPr>
                  </pic:pic>
                </a:graphicData>
              </a:graphic>
            </wp:inline>
          </w:drawing>
        </w:r>
      </w:del>
      <w:ins w:id="41" w:author="Microsoft Office User" w:date="2021-11-25T12:36:00Z">
        <w:r w:rsidR="00723284">
          <w:rPr>
            <w:noProof/>
          </w:rPr>
          <w:drawing>
            <wp:inline distT="0" distB="0" distL="0" distR="0" wp14:anchorId="5CEE86D4" wp14:editId="60D3D611">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distances_boxplots.pdf"/>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p>
    <w:p w14:paraId="141FA4B3" w14:textId="3EEE9DF8" w:rsidR="00AC616F" w:rsidRDefault="00DC00FD" w:rsidP="00D20EFB">
      <w:pPr>
        <w:spacing w:line="480" w:lineRule="auto"/>
        <w:jc w:val="both"/>
      </w:pPr>
      <w:r w:rsidRPr="00DE616E">
        <w:rPr>
          <w:b/>
        </w:rPr>
        <w:t xml:space="preserve">Figure </w:t>
      </w:r>
      <w:r w:rsidR="00276D54">
        <w:rPr>
          <w:b/>
        </w:rPr>
        <w:t>2</w:t>
      </w:r>
      <w:r w:rsidRPr="00DE616E">
        <w:rPr>
          <w:b/>
        </w:rPr>
        <w:t xml:space="preserve">. </w:t>
      </w:r>
      <w:r>
        <w:rPr>
          <w:b/>
        </w:rPr>
        <w:t>Hybrid formation in the context of genetic divergence</w:t>
      </w:r>
      <w:ins w:id="42" w:author="Microsoft Office User" w:date="2021-11-11T14:05:00Z">
        <w:r w:rsidR="00965A34">
          <w:rPr>
            <w:b/>
          </w:rPr>
          <w:t xml:space="preserve"> and divergence time</w:t>
        </w:r>
      </w:ins>
      <w:r>
        <w:rPr>
          <w:b/>
        </w:rPr>
        <w:t xml:space="preserve"> in the</w:t>
      </w:r>
      <w:r w:rsidRPr="00DE616E">
        <w:rPr>
          <w:b/>
        </w:rPr>
        <w:t xml:space="preserve"> British flora.</w:t>
      </w:r>
      <w:r>
        <w:t xml:space="preserve"> </w:t>
      </w:r>
      <w:r w:rsidR="00EB78E8">
        <w:t>Jittered p</w:t>
      </w:r>
      <w:r>
        <w:t>oints represent</w:t>
      </w:r>
      <w:r w:rsidR="00780BA8">
        <w:t xml:space="preserve"> </w:t>
      </w:r>
      <w:r>
        <w:t>genetic distances</w:t>
      </w:r>
      <w:r w:rsidR="00780BA8">
        <w:t xml:space="preserve"> between pairs of congeneric taxa, grouped by whether a pair of taxa produced a recorded hybrid or not. </w:t>
      </w:r>
      <w:ins w:id="43" w:author="Microsoft Office User" w:date="2021-11-11T14:04:00Z">
        <w:r w:rsidR="00965A34">
          <w:t xml:space="preserve">ITS and plastid loci are shown, along with divergence time between </w:t>
        </w:r>
      </w:ins>
      <w:ins w:id="44" w:author="Microsoft Office User" w:date="2021-11-11T14:05:00Z">
        <w:r w:rsidR="00965A34">
          <w:t>taxa generated from our phylogenetic tree</w:t>
        </w:r>
      </w:ins>
      <w:del w:id="45" w:author="Microsoft Office User" w:date="2021-11-11T14:04:00Z">
        <w:r w:rsidR="00780BA8" w:rsidDel="00965A34">
          <w:delText>Both ITS and plastid loci are shown</w:delText>
        </w:r>
      </w:del>
      <w:r w:rsidR="00780BA8">
        <w:t>.</w:t>
      </w:r>
      <w:r w:rsidR="002E374B">
        <w:t xml:space="preserve"> </w:t>
      </w:r>
      <w:r>
        <w:t xml:space="preserve"> </w:t>
      </w:r>
      <w:r w:rsidR="00AC616F">
        <w:br w:type="page"/>
      </w:r>
    </w:p>
    <w:p w14:paraId="08A09777" w14:textId="6B947BCA" w:rsidR="00B015ED" w:rsidRDefault="000F4C95" w:rsidP="008B13F3">
      <w:pPr>
        <w:spacing w:line="480" w:lineRule="auto"/>
        <w:jc w:val="both"/>
      </w:pPr>
      <w:r>
        <w:lastRenderedPageBreak/>
        <w:t xml:space="preserve">This study is the first to </w:t>
      </w:r>
      <w:r w:rsidR="00186954">
        <w:t xml:space="preserve">integrate </w:t>
      </w:r>
      <w:r>
        <w:t>a species level phylogen</w:t>
      </w:r>
      <w:r w:rsidR="00186954">
        <w:t>y</w:t>
      </w:r>
      <w:r w:rsidR="00762E6D">
        <w:t xml:space="preserve">, </w:t>
      </w:r>
      <w:r w:rsidR="00186954">
        <w:t>species traits</w:t>
      </w:r>
      <w:r w:rsidR="00762E6D">
        <w:t>,</w:t>
      </w:r>
      <w:r w:rsidR="00186954">
        <w:t xml:space="preserve"> and ecological information for an entire</w:t>
      </w:r>
      <w:r>
        <w:t xml:space="preserve"> flora</w:t>
      </w:r>
      <w:r w:rsidR="00186954">
        <w:t>,</w:t>
      </w:r>
      <w:r>
        <w:t xml:space="preserve"> to understand the relative effects of genetic and ecological factors that affect hybridisation in plants. We report a high phylogenetic signal of hybridisation </w:t>
      </w:r>
      <w:r w:rsidR="00FC42FA">
        <w:t>in flowering plants</w:t>
      </w:r>
      <w:r>
        <w:t xml:space="preserve">, </w:t>
      </w:r>
      <w:r w:rsidR="004F3F11">
        <w:t xml:space="preserve">supporting some </w:t>
      </w:r>
      <w:r w:rsidR="004F3F1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4F3F11">
        <w:fldChar w:fldCharType="separate"/>
      </w:r>
      <w:r w:rsidR="005D10D1">
        <w:rPr>
          <w:noProof/>
        </w:rPr>
        <w:t>(Whitney et al., 2010)</w:t>
      </w:r>
      <w:r w:rsidR="004F3F11">
        <w:fldChar w:fldCharType="end"/>
      </w:r>
      <w:r w:rsidR="004F3F11">
        <w:t xml:space="preserve"> but not all previous studies </w:t>
      </w:r>
      <w:r w:rsidR="004F3F1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(Mitchell et al., 2019, Beddows and Rose, 2018)</w:t>
      </w:r>
      <w:r w:rsidR="004F3F11">
        <w:fldChar w:fldCharType="end"/>
      </w:r>
      <w:r w:rsidR="004F3F11">
        <w:t>, and highlighting the importance of taking species relationships into account</w:t>
      </w:r>
      <w:r w:rsidR="00BC4086">
        <w:t>. Phylogenetic effects are complex, and may be attributed to multiple unmeasured traits of parental species, such as habitat preferences, chromosomal stability, or mating systems</w:t>
      </w:r>
      <w:r w:rsidR="004F3F11">
        <w:t xml:space="preserve"> </w:t>
      </w:r>
      <w:r w:rsidR="004F3F1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 </w:instrText>
      </w:r>
      <w:r w:rsidR="005D10D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EN.CITE.DATA </w:instrText>
      </w:r>
      <w:r w:rsidR="005D10D1">
        <w:fldChar w:fldCharType="end"/>
      </w:r>
      <w:r w:rsidR="004F3F11">
        <w:fldChar w:fldCharType="separate"/>
      </w:r>
      <w:r w:rsidR="005D10D1">
        <w:rPr>
          <w:noProof/>
        </w:rPr>
        <w:t>(Ramsey et al., 2003, Bittencourt, 2019, Brys et al., 2014)</w:t>
      </w:r>
      <w:r w:rsidR="004F3F11">
        <w:fldChar w:fldCharType="end"/>
      </w:r>
      <w:r w:rsidR="00BC4086">
        <w:t xml:space="preserve">. </w:t>
      </w:r>
      <w:r w:rsidR="00EE51C1">
        <w:t>Genetic distance between parental species emerges as the strongest predictor of hybridisation</w:t>
      </w:r>
      <w:r w:rsidR="003C7B41">
        <w:t>, emphasising the importance of this varia</w:t>
      </w:r>
      <w:r w:rsidR="007A3D6C">
        <w:t>ble known to be important in pre</w:t>
      </w:r>
      <w:r w:rsidR="000E2BBD">
        <w:t xml:space="preserve"> and post</w:t>
      </w:r>
      <w:r w:rsidR="007A3D6C">
        <w:t xml:space="preserve">zygotic isolation </w:t>
      </w:r>
      <w:r w:rsidR="000E5E6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 </w:instrText>
      </w:r>
      <w:r w:rsidR="005D10D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EN.CITE.DATA </w:instrText>
      </w:r>
      <w:r w:rsidR="005D10D1">
        <w:fldChar w:fldCharType="end"/>
      </w:r>
      <w:r w:rsidR="000E5E61">
        <w:fldChar w:fldCharType="separate"/>
      </w:r>
      <w:r w:rsidR="005D10D1">
        <w:rPr>
          <w:noProof/>
        </w:rPr>
        <w:t>(Edmands, 2002, Moyle et al., 2004)</w:t>
      </w:r>
      <w:r w:rsidR="000E5E61">
        <w:fldChar w:fldCharType="end"/>
      </w:r>
      <w:r w:rsidR="00174438">
        <w:t xml:space="preserve">. </w:t>
      </w:r>
      <w:r w:rsidR="00031595">
        <w:t>Causality is not absolute however</w:t>
      </w:r>
      <w:r w:rsidR="00174438">
        <w:t>,</w:t>
      </w:r>
      <w:r w:rsidR="00031595">
        <w:t xml:space="preserve"> as low genetic distance between parental species could also be driven by genetic homogenisation reducing sequence variability</w:t>
      </w:r>
      <w:r w:rsidR="007A3D6C">
        <w:t>.</w:t>
      </w:r>
      <w:r w:rsidR="00F51929">
        <w:t xml:space="preserve"> R</w:t>
      </w:r>
      <w:r w:rsidR="00DA59D2">
        <w:t xml:space="preserve">ecently </w:t>
      </w:r>
      <w:r w:rsidR="007A3D6C">
        <w:t>diverged</w:t>
      </w:r>
      <w:r w:rsidR="000E5E61">
        <w:t xml:space="preserve"> </w:t>
      </w:r>
      <w:r w:rsidR="007A3D6C">
        <w:t xml:space="preserve">species within genera such as </w:t>
      </w:r>
      <w:proofErr w:type="spellStart"/>
      <w:r w:rsidR="007A3D6C">
        <w:rPr>
          <w:i/>
        </w:rPr>
        <w:t>Euphrasia</w:t>
      </w:r>
      <w:proofErr w:type="spellEnd"/>
      <w:r w:rsidR="007A3D6C">
        <w:rPr>
          <w:i/>
        </w:rPr>
        <w:t xml:space="preserve">, </w:t>
      </w:r>
      <w:proofErr w:type="spellStart"/>
      <w:r w:rsidR="007A3D6C">
        <w:rPr>
          <w:i/>
        </w:rPr>
        <w:t>Sorbus</w:t>
      </w:r>
      <w:proofErr w:type="spellEnd"/>
      <w:r w:rsidR="007A3D6C">
        <w:t xml:space="preserve"> and </w:t>
      </w:r>
      <w:proofErr w:type="spellStart"/>
      <w:r w:rsidR="007A3D6C">
        <w:rPr>
          <w:i/>
        </w:rPr>
        <w:t>Epipactis</w:t>
      </w:r>
      <w:proofErr w:type="spellEnd"/>
      <w:r w:rsidR="004F3F11">
        <w:t xml:space="preserve"> </w:t>
      </w:r>
      <w:r w:rsidR="004F3F1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 </w:instrText>
      </w:r>
      <w:r w:rsidR="005D10D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(Ennos et al., 2012)</w:t>
      </w:r>
      <w:r w:rsidR="004F3F11">
        <w:fldChar w:fldCharType="end"/>
      </w:r>
      <w:r w:rsidR="00DA59D2">
        <w:t xml:space="preserve"> </w:t>
      </w:r>
      <w:r w:rsidR="00F51929">
        <w:t>are examples of genera with closely related species which hybridise extensively</w:t>
      </w:r>
      <w:r w:rsidR="00C810D5">
        <w:t xml:space="preserve"> and where plastid and ITS </w:t>
      </w:r>
      <w:proofErr w:type="spellStart"/>
      <w:r w:rsidR="00C810D5">
        <w:t>introgression</w:t>
      </w:r>
      <w:proofErr w:type="spellEnd"/>
      <w:r w:rsidR="00C810D5">
        <w:t xml:space="preserve"> is likely</w:t>
      </w:r>
      <w:r w:rsidR="007A3D6C">
        <w:t xml:space="preserve">. Hybridisation is also affected by ploidy level of parental species, with parents of differing ploidy less likely to form hybrids. Whilst ploidy </w:t>
      </w:r>
      <w:r w:rsidR="00D226CA">
        <w:t>differences are</w:t>
      </w:r>
      <w:r w:rsidR="007A3D6C">
        <w:t xml:space="preserve"> expected to lower the probability of hybridisation</w:t>
      </w:r>
      <w:r w:rsidR="001443B3">
        <w:t xml:space="preserve"> due to prezygotic barriers such as meiotic irregularities</w:t>
      </w:r>
      <w:r w:rsidR="000E5E61">
        <w:t xml:space="preserve"> </w:t>
      </w:r>
      <w:r w:rsidR="000E5E61">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0E5E61">
        <w:fldChar w:fldCharType="separate"/>
      </w:r>
      <w:r w:rsidR="005D10D1">
        <w:rPr>
          <w:noProof/>
        </w:rPr>
        <w:t>(Tate et al., 2005)</w:t>
      </w:r>
      <w:r w:rsidR="000E5E61">
        <w:fldChar w:fldCharType="end"/>
      </w:r>
      <w:r w:rsidR="001443B3">
        <w:t xml:space="preserve">, </w:t>
      </w:r>
      <w:r w:rsidR="007A3D6C">
        <w:t>the probability of forming a hybrid</w:t>
      </w:r>
      <w:r w:rsidR="001443B3">
        <w:t xml:space="preserve"> in this situation</w:t>
      </w:r>
      <w:r w:rsidR="007A3D6C">
        <w:t xml:space="preserve"> is stil</w:t>
      </w:r>
      <w:r w:rsidR="001443B3">
        <w:t>l well above zero. Ploidy level can therefore be considered a leaky barrier to hybridisation</w:t>
      </w:r>
      <w:r w:rsidR="008D55C4">
        <w:t xml:space="preserve"> </w:t>
      </w:r>
      <w:r w:rsidR="008D55C4">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 </w:instrText>
      </w:r>
      <w:r w:rsidR="005D10D1">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EN.CITE.DATA </w:instrText>
      </w:r>
      <w:r w:rsidR="005D10D1">
        <w:fldChar w:fldCharType="end"/>
      </w:r>
      <w:r w:rsidR="008D55C4">
        <w:fldChar w:fldCharType="separate"/>
      </w:r>
      <w:r w:rsidR="005D10D1">
        <w:rPr>
          <w:noProof/>
        </w:rPr>
        <w:t>(Abbott and Lowe, 2004)</w:t>
      </w:r>
      <w:r w:rsidR="008D55C4">
        <w:fldChar w:fldCharType="end"/>
      </w:r>
      <w:r w:rsidR="001443B3">
        <w:t>. Overall, genetic factors at all levels have a profound impact on hybridisation</w:t>
      </w:r>
      <w:r w:rsidR="0018351C">
        <w:t>.</w:t>
      </w:r>
    </w:p>
    <w:p w14:paraId="28817213" w14:textId="30C70737" w:rsidR="00121110" w:rsidRDefault="007D7325" w:rsidP="00C26F4A">
      <w:pPr>
        <w:spacing w:line="480" w:lineRule="auto"/>
        <w:jc w:val="both"/>
        <w:rPr>
          <w:b/>
        </w:rPr>
      </w:pPr>
      <w:r>
        <w:t>Other</w:t>
      </w:r>
      <w:r w:rsidR="00610B78">
        <w:t>, non-genetic,</w:t>
      </w:r>
      <w:r>
        <w:t xml:space="preserve"> factors have been </w:t>
      </w:r>
      <w:r w:rsidR="004B70A4">
        <w:t>reported</w:t>
      </w:r>
      <w:r>
        <w:t xml:space="preserve"> to play an important role in the prezygotic isolation of plant species and therefore in hybrid </w:t>
      </w:r>
      <w:r w:rsidR="00186954">
        <w:t xml:space="preserve">formation </w:t>
      </w:r>
      <w:r w:rsidR="001701E3">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 </w:instrText>
      </w:r>
      <w:r w:rsidR="005D10D1">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EN.CITE.DATA </w:instrText>
      </w:r>
      <w:r w:rsidR="005D10D1">
        <w:fldChar w:fldCharType="end"/>
      </w:r>
      <w:r w:rsidR="001701E3">
        <w:fldChar w:fldCharType="separate"/>
      </w:r>
      <w:r w:rsidR="005D10D1">
        <w:rPr>
          <w:noProof/>
        </w:rPr>
        <w:t>(Widmer et al., 2009)</w:t>
      </w:r>
      <w:r w:rsidR="001701E3">
        <w:fldChar w:fldCharType="end"/>
      </w:r>
      <w:r w:rsidR="00610B78">
        <w:t xml:space="preserve">. </w:t>
      </w:r>
      <w:r w:rsidR="006D4999">
        <w:t>F</w:t>
      </w:r>
      <w:r w:rsidR="000930FE">
        <w:t>actors such as genus size and life history are expected to predict hybridisation</w:t>
      </w:r>
      <w:r w:rsidR="001701E3">
        <w:t xml:space="preserve"> </w:t>
      </w:r>
      <w:r w:rsidR="001701E3">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1701E3">
        <w:fldChar w:fldCharType="separate"/>
      </w:r>
      <w:r w:rsidR="005D10D1">
        <w:rPr>
          <w:noProof/>
        </w:rPr>
        <w:t>(Whitney et al., 2010)</w:t>
      </w:r>
      <w:r w:rsidR="001701E3">
        <w:fldChar w:fldCharType="end"/>
      </w:r>
      <w:r w:rsidR="000930FE">
        <w:t xml:space="preserve">, </w:t>
      </w:r>
      <w:r w:rsidR="006D4999">
        <w:t xml:space="preserve">however </w:t>
      </w:r>
      <w:r w:rsidR="000930FE">
        <w:t xml:space="preserve">we find no evidence of this. </w:t>
      </w:r>
      <w:r w:rsidR="00A46748">
        <w:t xml:space="preserve">In the case of genus </w:t>
      </w:r>
      <w:proofErr w:type="gramStart"/>
      <w:r w:rsidR="00A46748">
        <w:t>size</w:t>
      </w:r>
      <w:proofErr w:type="gramEnd"/>
      <w:r w:rsidR="006D4999">
        <w:t xml:space="preserve"> </w:t>
      </w:r>
      <w:r w:rsidR="00A46748">
        <w:t xml:space="preserve">we attribute the lack of </w:t>
      </w:r>
      <w:r w:rsidR="00C810D5">
        <w:t xml:space="preserve">a clear cut </w:t>
      </w:r>
      <w:r w:rsidR="00A46748">
        <w:t>effect to phylogenetic signal</w:t>
      </w:r>
      <w:r w:rsidR="00A72AB4">
        <w:t xml:space="preserve"> </w:t>
      </w:r>
      <w:r w:rsidR="004D69F9">
        <w:t xml:space="preserve">and genetic distance between species </w:t>
      </w:r>
      <w:r w:rsidR="00A72AB4">
        <w:t>outweighing increased opportunity for hybridisation due to more congeners</w:t>
      </w:r>
      <w:r w:rsidR="00C810D5">
        <w:t xml:space="preserve"> alone</w:t>
      </w:r>
      <w:r w:rsidR="006D4999">
        <w:t xml:space="preserve">. </w:t>
      </w:r>
      <w:r w:rsidR="003B3097">
        <w:t xml:space="preserve">Previous work has emphasised the importance of the perennial life history </w:t>
      </w:r>
      <w:r w:rsidR="003B3097">
        <w:lastRenderedPageBreak/>
        <w:t>in hybridisation</w:t>
      </w:r>
      <w:r w:rsidR="001701E3">
        <w:t xml:space="preserve"> </w:t>
      </w:r>
      <w:r w:rsidR="001701E3">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 </w:instrText>
      </w:r>
      <w:r w:rsidR="005D10D1">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EN.CITE.DATA </w:instrText>
      </w:r>
      <w:r w:rsidR="005D10D1">
        <w:fldChar w:fldCharType="end"/>
      </w:r>
      <w:r w:rsidR="001701E3">
        <w:fldChar w:fldCharType="separate"/>
      </w:r>
      <w:r w:rsidR="005D10D1">
        <w:rPr>
          <w:noProof/>
        </w:rPr>
        <w:t>(Preston and Pearman, 2015, Mitchell et al., 2019, Beddows and Rose, 2018, Ellstrand et al., 1996)</w:t>
      </w:r>
      <w:r w:rsidR="001701E3">
        <w:fldChar w:fldCharType="end"/>
      </w:r>
      <w:r w:rsidR="003B3097">
        <w:t xml:space="preserve">. </w:t>
      </w:r>
      <w:r w:rsidR="001701E3">
        <w:t>We detect no effect of life history in</w:t>
      </w:r>
      <w:r w:rsidR="00456994">
        <w:t xml:space="preserve"> the probability of</w:t>
      </w:r>
      <w:r w:rsidR="001701E3">
        <w:t xml:space="preserve"> hybrid formation,</w:t>
      </w:r>
      <w:r w:rsidR="00936DD3">
        <w:t xml:space="preserve"> and</w:t>
      </w:r>
      <w:r w:rsidR="001701E3">
        <w:t xml:space="preserve"> attribute</w:t>
      </w:r>
      <w:r w:rsidR="00936DD3">
        <w:t xml:space="preserve"> </w:t>
      </w:r>
      <w:r w:rsidR="004D69F9">
        <w:t>this lack of effect</w:t>
      </w:r>
      <w:r w:rsidR="001701E3">
        <w:t xml:space="preserve"> to </w:t>
      </w:r>
      <w:r w:rsidR="00E21012">
        <w:t>a few different factors. H</w:t>
      </w:r>
      <w:r w:rsidR="003B3097">
        <w:t xml:space="preserve">igh </w:t>
      </w:r>
      <w:r w:rsidR="006D4999">
        <w:t>recorder effort</w:t>
      </w:r>
      <w:r w:rsidR="003B3097">
        <w:t xml:space="preserve"> in the British Isles</w:t>
      </w:r>
      <w:r w:rsidR="006D4999">
        <w:t xml:space="preserve"> </w:t>
      </w:r>
      <w:r w:rsidR="00E21012">
        <w:t>means that</w:t>
      </w:r>
      <w:r w:rsidR="006D4999">
        <w:t xml:space="preserve"> even ephemeral annual hybrids</w:t>
      </w:r>
      <w:r w:rsidR="00E21012">
        <w:t xml:space="preserve"> are routinely found</w:t>
      </w:r>
      <w:r w:rsidR="001701E3">
        <w:t xml:space="preserve"> </w:t>
      </w:r>
      <w:r w:rsidR="001701E3">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1701E3">
        <w:fldChar w:fldCharType="separate"/>
      </w:r>
      <w:r w:rsidR="005D10D1">
        <w:rPr>
          <w:noProof/>
        </w:rPr>
        <w:t>(Preston and Pearman, 2015)</w:t>
      </w:r>
      <w:r w:rsidR="001701E3">
        <w:fldChar w:fldCharType="end"/>
      </w:r>
      <w:r w:rsidR="006D4999">
        <w:t xml:space="preserve">, </w:t>
      </w:r>
      <w:r w:rsidR="00E21012">
        <w:t>and we</w:t>
      </w:r>
      <w:r w:rsidR="00781408">
        <w:t xml:space="preserve"> </w:t>
      </w:r>
      <w:r w:rsidR="006D4999">
        <w:t>account</w:t>
      </w:r>
      <w:r w:rsidR="00E21012">
        <w:t>ed</w:t>
      </w:r>
      <w:r w:rsidR="006D4999">
        <w:t xml:space="preserve"> for fewer annual </w:t>
      </w:r>
      <w:r w:rsidR="007457A7">
        <w:t xml:space="preserve">than perennial </w:t>
      </w:r>
      <w:r w:rsidR="006D4999">
        <w:t>plant species in the British flora</w:t>
      </w:r>
      <w:r w:rsidR="00E21012">
        <w:t xml:space="preserve"> by modelling all pairwise intrageneric species pairs. We also disentangled</w:t>
      </w:r>
      <w:r w:rsidR="003B3097">
        <w:t xml:space="preserve"> hybrid formation</w:t>
      </w:r>
      <w:r w:rsidR="00E21012">
        <w:t xml:space="preserve"> from</w:t>
      </w:r>
      <w:r w:rsidR="003B3097">
        <w:t xml:space="preserve"> hybrid persistence</w:t>
      </w:r>
      <w:r w:rsidR="00E21012">
        <w:t xml:space="preserve"> by using observed hybrid occurrences</w:t>
      </w:r>
      <w:r w:rsidR="006D4999">
        <w:t xml:space="preserve">. </w:t>
      </w:r>
      <w:r w:rsidR="00E21012" w:rsidRPr="00E21012">
        <w:t xml:space="preserve"> </w:t>
      </w:r>
      <w:r w:rsidR="00E21012">
        <w:t xml:space="preserve">Lastly, it may be that the annual genus </w:t>
      </w:r>
      <w:proofErr w:type="spellStart"/>
      <w:r w:rsidR="00E21012">
        <w:rPr>
          <w:i/>
        </w:rPr>
        <w:t>Euphrasia</w:t>
      </w:r>
      <w:proofErr w:type="spellEnd"/>
      <w:r w:rsidR="00E21012">
        <w:t xml:space="preserve"> is having a marked effect, as it is one of the few solely annual genera with many hybrids recorded</w:t>
      </w:r>
      <w:r w:rsidR="00456994">
        <w:t xml:space="preserve"> </w:t>
      </w:r>
      <w:r w:rsidR="00456994">
        <w:fldChar w:fldCharType="begin"/>
      </w:r>
      <w:r w:rsidR="005D10D1">
        <w:instrText xml:space="preserve"> ADDIN EN.CITE &lt;EndNote&gt;&lt;Cite&gt;&lt;Author&gt;Preston&lt;/Author&gt;&lt;Year&gt;2015&lt;/Year&gt;&lt;RecNum&gt;1120&lt;/RecNum&gt;&lt;DisplayText&gt;(Preston and Pearman, 2015, Metherell and Rumsey, 2018)&lt;/DisplayText&gt;&lt;record&gt;&lt;rec-number&gt;1120&lt;/rec-number&gt;&lt;foreign-keys&gt;&lt;key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Cite&gt;&lt;Author&gt;Metherell&lt;/Author&gt;&lt;Year&gt;2018&lt;/Year&gt;&lt;RecNum&gt;1156&lt;/RecNum&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456994">
        <w:fldChar w:fldCharType="separate"/>
      </w:r>
      <w:r w:rsidR="005D10D1">
        <w:rPr>
          <w:noProof/>
        </w:rPr>
        <w:t>(Preston and Pearman, 2015, Metherell and Rumsey, 2018)</w:t>
      </w:r>
      <w:r w:rsidR="00456994">
        <w:fldChar w:fldCharType="end"/>
      </w:r>
      <w:r w:rsidR="00E21012">
        <w:t xml:space="preserve">. </w:t>
      </w:r>
      <w:r w:rsidR="00FA5C66">
        <w:t>Hybridisation is also constrained and shaped by the biogeography of parental species</w:t>
      </w:r>
      <w:r w:rsidR="00781408">
        <w:t xml:space="preserve"> </w:t>
      </w:r>
      <w:r w:rsidR="00781408">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 </w:instrText>
      </w:r>
      <w:r w:rsidR="005D10D1">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EN.CITE.DATA </w:instrText>
      </w:r>
      <w:r w:rsidR="005D10D1">
        <w:fldChar w:fldCharType="end"/>
      </w:r>
      <w:r w:rsidR="00781408">
        <w:fldChar w:fldCharType="separate"/>
      </w:r>
      <w:r w:rsidR="005D10D1">
        <w:rPr>
          <w:noProof/>
        </w:rPr>
        <w:t>(Lowry et al., 2008)</w:t>
      </w:r>
      <w:r w:rsidR="00781408">
        <w:fldChar w:fldCharType="end"/>
      </w:r>
      <w:r w:rsidR="00FA5C66">
        <w:t>. We reveal that a hybrid is more likely to be formed when parental species distributions are highly overlapping due to increased opportunity for crossing events; a factor not yet</w:t>
      </w:r>
      <w:r w:rsidR="00C656A5">
        <w:t xml:space="preserve"> statistically</w:t>
      </w:r>
      <w:r w:rsidR="00FA5C66">
        <w:t xml:space="preserve"> </w:t>
      </w:r>
      <w:r w:rsidR="00C656A5">
        <w:t xml:space="preserve">modelled </w:t>
      </w:r>
      <w:r w:rsidR="00D226CA">
        <w:t>in any flora-wide</w:t>
      </w:r>
      <w:r w:rsidR="00FA5C66">
        <w:t xml:space="preserve"> study to date. Parental species overlap remains a crude estimate</w:t>
      </w:r>
      <w:r w:rsidR="00C27351">
        <w:t xml:space="preserve"> due to lack of resolution on fine scale co-occurrence</w:t>
      </w:r>
      <w:r w:rsidR="00FA5C66">
        <w:t xml:space="preserve">, and does not </w:t>
      </w:r>
      <w:proofErr w:type="gramStart"/>
      <w:r w:rsidR="00FA5C66">
        <w:t>take into account</w:t>
      </w:r>
      <w:proofErr w:type="gramEnd"/>
      <w:r w:rsidR="00FA5C66">
        <w:t xml:space="preserve"> habitat change through space, </w:t>
      </w:r>
      <w:r w:rsidR="009A6A1E">
        <w:t xml:space="preserve">or </w:t>
      </w:r>
      <w:r w:rsidR="00FA5C66">
        <w:t xml:space="preserve">levels of habitat disturbance. Britain has a postglacial flora with high levels of disturbance </w:t>
      </w:r>
      <w:r w:rsidR="00583A29">
        <w:t xml:space="preserve">which is </w:t>
      </w:r>
      <w:r w:rsidR="00FA5C66">
        <w:t>known to change the landscape of hybridisation</w:t>
      </w:r>
      <w:r w:rsidR="00781408">
        <w:t xml:space="preserve"> </w:t>
      </w:r>
      <w:r w:rsidR="00781408">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 </w:instrText>
      </w:r>
      <w:r w:rsidR="005D10D1">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EN.CITE.DATA </w:instrText>
      </w:r>
      <w:r w:rsidR="005D10D1">
        <w:fldChar w:fldCharType="end"/>
      </w:r>
      <w:r w:rsidR="00781408">
        <w:fldChar w:fldCharType="separate"/>
      </w:r>
      <w:r w:rsidR="005D10D1">
        <w:rPr>
          <w:noProof/>
        </w:rPr>
        <w:t>(Guo, 2014, Abbott, 1992)</w:t>
      </w:r>
      <w:r w:rsidR="00781408">
        <w:fldChar w:fldCharType="end"/>
      </w:r>
      <w:r w:rsidR="00FA5C66">
        <w:t xml:space="preserve"> and more studies are needed in undisturbed habitats to understand hybridisation in a comparative context.</w:t>
      </w:r>
      <w:r w:rsidR="00121110">
        <w:rPr>
          <w:b/>
        </w:rPr>
        <w:br w:type="page"/>
      </w:r>
    </w:p>
    <w:p w14:paraId="7CA4889A" w14:textId="33480942" w:rsidR="0045698A" w:rsidRDefault="0045698A" w:rsidP="008B13F3">
      <w:pPr>
        <w:spacing w:line="480" w:lineRule="auto"/>
        <w:rPr>
          <w:b/>
        </w:rPr>
      </w:pPr>
      <w:r w:rsidRPr="00DC00FD">
        <w:rPr>
          <w:b/>
        </w:rPr>
        <w:lastRenderedPageBreak/>
        <w:t>Methods</w:t>
      </w:r>
    </w:p>
    <w:p w14:paraId="71ACC589" w14:textId="53F534F3" w:rsidR="00A103CA" w:rsidRPr="00DC00FD" w:rsidRDefault="00A103CA" w:rsidP="008B13F3">
      <w:pPr>
        <w:spacing w:line="480" w:lineRule="auto"/>
        <w:rPr>
          <w:b/>
        </w:rPr>
      </w:pPr>
      <w:r>
        <w:t xml:space="preserve">We extracted information on hybrid taxa, their parental progenitors, and ploidy from the Hybrid Flora of the British Isles </w:t>
      </w:r>
      <w:r>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fldChar w:fldCharType="separate"/>
      </w:r>
      <w:r w:rsidR="005D10D1">
        <w:rPr>
          <w:noProof/>
        </w:rPr>
        <w:t>(Stace et al., 2015)</w:t>
      </w:r>
      <w:r>
        <w:fldChar w:fldCharType="end"/>
      </w:r>
      <w:r>
        <w:t xml:space="preserve"> and used the latest plant taxonomy according to the New Flora of the British Isles </w:t>
      </w:r>
      <w:r>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fldChar w:fldCharType="separate"/>
      </w:r>
      <w:r w:rsidR="005D10D1">
        <w:rPr>
          <w:noProof/>
        </w:rPr>
        <w:t>(Stace, 2019)</w:t>
      </w:r>
      <w:r>
        <w:fldChar w:fldCharType="end"/>
      </w:r>
      <w:r w:rsidR="002A2371">
        <w:t>.</w:t>
      </w:r>
      <w:r w:rsidR="002D2BE3">
        <w:t xml:space="preserve"> The </w:t>
      </w:r>
      <w:r w:rsidR="006B5918">
        <w:t>H</w:t>
      </w:r>
      <w:r w:rsidR="002D2BE3">
        <w:t xml:space="preserve">ybrid </w:t>
      </w:r>
      <w:r w:rsidR="006B5918">
        <w:t>F</w:t>
      </w:r>
      <w:r w:rsidR="002D2BE3">
        <w:t xml:space="preserve">lora excludes complex, apomictic groups like </w:t>
      </w:r>
      <w:proofErr w:type="spellStart"/>
      <w:r w:rsidR="002D2BE3">
        <w:rPr>
          <w:i/>
        </w:rPr>
        <w:t>Hieracium</w:t>
      </w:r>
      <w:proofErr w:type="spellEnd"/>
      <w:r w:rsidR="002D2BE3">
        <w:t xml:space="preserve">, </w:t>
      </w:r>
      <w:proofErr w:type="spellStart"/>
      <w:r w:rsidR="002D2BE3">
        <w:rPr>
          <w:i/>
        </w:rPr>
        <w:t>Taraxacum</w:t>
      </w:r>
      <w:proofErr w:type="spellEnd"/>
      <w:r w:rsidR="002D2BE3">
        <w:t xml:space="preserve"> and </w:t>
      </w:r>
      <w:proofErr w:type="spellStart"/>
      <w:r w:rsidR="002D2BE3">
        <w:rPr>
          <w:i/>
        </w:rPr>
        <w:t>Rubus</w:t>
      </w:r>
      <w:proofErr w:type="spellEnd"/>
      <w:r w:rsidR="002D2BE3">
        <w:t>.</w:t>
      </w:r>
      <w:r>
        <w:t xml:space="preserve"> </w:t>
      </w:r>
      <w:r w:rsidR="00B107F8">
        <w:t>Furt</w:t>
      </w:r>
      <w:r w:rsidR="00044218">
        <w:t>h</w:t>
      </w:r>
      <w:r w:rsidR="00B107F8">
        <w:t>er p</w:t>
      </w:r>
      <w:r>
        <w:t xml:space="preserve">loidy information was extracted from the BSBI Cytology database </w:t>
      </w:r>
      <w:commentRangeStart w:id="46"/>
      <w:r>
        <w:fldChar w:fldCharType="begin"/>
      </w:r>
      <w:r w:rsidR="005D10D1">
        <w:instrText xml:space="preserve"> ADDIN EN.CITE &lt;EndNote&gt;&lt;Cite&gt;&lt;Author&gt;BSBI&lt;/Author&gt;&lt;Year&gt;2019&lt;/Year&gt;&lt;RecNum&gt;1188&lt;/RecNum&gt;&lt;DisplayText&gt;(BSBI, 2019)&lt;/DisplayText&gt;&lt;record&gt;&lt;rec-number&gt;1188&lt;/rec-number&gt;&lt;foreign-keys&gt;&lt;key app="EN" db-id="rv5pzvwrkefxw5ez0dn5522yetsaer2px2s0" timestamp="1572880897"&gt;1188&lt;/key&gt;&lt;/foreign-keys&gt;&lt;ref-type name="Web Page"&gt;12&lt;/ref-type&gt;&lt;contributors&gt;&lt;authors&gt;&lt;author&gt;BSBI&lt;/author&gt;&lt;/authors&gt;&lt;/contributors&gt;&lt;titles&gt;&lt;title&gt;BSBI Cytology database&lt;/title&gt;&lt;/titles&gt;&lt;volume&gt;2019&lt;/volume&gt;&lt;dates&gt;&lt;year&gt;2019&lt;/year&gt;&lt;/dates&gt;&lt;pub-location&gt;http://rbg-web2.rbge.org.uk/BSBI/cytsearch.php&lt;/pub-location&gt;&lt;urls&gt;&lt;/urls&gt;&lt;/record&gt;&lt;/Cite&gt;&lt;/EndNote&gt;</w:instrText>
      </w:r>
      <w:r>
        <w:fldChar w:fldCharType="separate"/>
      </w:r>
      <w:r w:rsidR="005D10D1">
        <w:rPr>
          <w:noProof/>
        </w:rPr>
        <w:t>(BSBI, 2019)</w:t>
      </w:r>
      <w:r>
        <w:fldChar w:fldCharType="end"/>
      </w:r>
      <w:commentRangeEnd w:id="46"/>
      <w:r w:rsidR="007D1109">
        <w:rPr>
          <w:rStyle w:val="CommentReference"/>
        </w:rPr>
        <w:commentReference w:id="46"/>
      </w:r>
      <w:r>
        <w:t xml:space="preserve"> and the Kew C-value database </w:t>
      </w:r>
      <w:r>
        <w:fldChar w:fldCharType="begin"/>
      </w:r>
      <w:r w:rsidR="005D10D1">
        <w:instrText xml:space="preserve"> ADDIN EN.CITE &lt;EndNote&gt;&lt;Cite&gt;&lt;Author&gt;Leitch&lt;/Author&gt;&lt;Year&gt;2019&lt;/Year&gt;&lt;RecNum&gt;1310&lt;/RecNum&gt;&lt;DisplayText&gt;(Leitch, 2019)&lt;/DisplayText&gt;&lt;record&gt;&lt;rec-number&gt;1310&lt;/rec-number&gt;&lt;foreign-keys&gt;&lt;key app="EN" db-id="rv5pzvwrkefxw5ez0dn5522yetsaer2px2s0" timestamp="1588323117"&gt;1310&lt;/key&gt;&lt;/foreign-keys&gt;&lt;ref-type name="Web Page"&gt;12&lt;/ref-type&gt;&lt;contributors&gt;&lt;authors&gt;&lt;author&gt;Leitch, I.J.Johnston, E. Pellicer, J. Hidalgo, O. Bennett, M.D.&lt;/author&gt;&lt;/authors&gt;&lt;/contributors&gt;&lt;titles&gt;&lt;title&gt;Plant DNA C-values Database&lt;/title&gt;&lt;/titles&gt;&lt;volume&gt;2020&lt;/volume&gt;&lt;edition&gt;7.1&lt;/edition&gt;&lt;dates&gt;&lt;year&gt;2019&lt;/year&gt;&lt;/dates&gt;&lt;urls&gt;&lt;/urls&gt;&lt;/record&gt;&lt;/Cite&gt;&lt;/EndNote&gt;</w:instrText>
      </w:r>
      <w:r>
        <w:fldChar w:fldCharType="separate"/>
      </w:r>
      <w:r w:rsidR="005D10D1">
        <w:rPr>
          <w:noProof/>
        </w:rPr>
        <w:t>(Leitch, 2019)</w:t>
      </w:r>
      <w:r>
        <w:fldChar w:fldCharType="end"/>
      </w:r>
      <w:r w:rsidR="000A4E69">
        <w:t xml:space="preserve"> </w:t>
      </w:r>
      <w:r>
        <w:t xml:space="preserve">using custom python scripts (see </w:t>
      </w:r>
      <w:hyperlink r:id="rId16" w:history="1">
        <w:r w:rsidRPr="001664FA">
          <w:rPr>
            <w:rStyle w:val="Hyperlink"/>
          </w:rPr>
          <w:t>https://github.com/Euphrasiologist/web_mining</w:t>
        </w:r>
      </w:hyperlink>
      <w:r>
        <w:t xml:space="preserve">). Ploidy levels were </w:t>
      </w:r>
      <w:ins w:id="47" w:author="Microsoft Office User" w:date="2021-11-11T10:21:00Z">
        <w:r w:rsidR="00FB7B41">
          <w:t>i</w:t>
        </w:r>
      </w:ins>
      <w:ins w:id="48" w:author="Microsoft Office User" w:date="2021-11-11T10:47:00Z">
        <w:r w:rsidR="00C13F59">
          <w:t>n</w:t>
        </w:r>
      </w:ins>
      <w:ins w:id="49" w:author="Microsoft Office User" w:date="2021-11-11T10:21:00Z">
        <w:r w:rsidR="00FB7B41">
          <w:t xml:space="preserve">ferred </w:t>
        </w:r>
        <w:r w:rsidR="00FB7B41">
          <w:t>using only chromosome counts based on native UK materia</w:t>
        </w:r>
      </w:ins>
      <w:ins w:id="50" w:author="Microsoft Office User" w:date="2021-11-11T10:22:00Z">
        <w:r w:rsidR="00FB7B41">
          <w:t xml:space="preserve">l, </w:t>
        </w:r>
      </w:ins>
      <w:del w:id="51" w:author="Microsoft Office User" w:date="2021-11-11T10:21:00Z">
        <w:r w:rsidDel="00FB7B41">
          <w:delText xml:space="preserve">inferred using R scripts </w:delText>
        </w:r>
      </w:del>
      <w:del w:id="52" w:author="Microsoft Office User" w:date="2021-11-11T10:22:00Z">
        <w:r w:rsidDel="00FB7B41">
          <w:delText>(</w:delText>
        </w:r>
        <w:commentRangeStart w:id="53"/>
        <w:r w:rsidR="000A4E69" w:rsidDel="00FB7B41">
          <w:delText>github link</w:delText>
        </w:r>
        <w:commentRangeEnd w:id="53"/>
        <w:r w:rsidR="00936DD3" w:rsidDel="00FB7B41">
          <w:rPr>
            <w:rStyle w:val="CommentReference"/>
          </w:rPr>
          <w:commentReference w:id="53"/>
        </w:r>
        <w:r w:rsidDel="00FB7B41">
          <w:delText>)</w:delText>
        </w:r>
        <w:r w:rsidR="00C41D06" w:rsidDel="00FB7B41">
          <w:delText xml:space="preserve"> </w:delText>
        </w:r>
      </w:del>
      <w:r w:rsidR="00C41D06">
        <w:t>and each was checked manually</w:t>
      </w:r>
      <w:del w:id="54" w:author="Microsoft Office User" w:date="2021-11-11T10:21:00Z">
        <w:r w:rsidDel="00FB7B41">
          <w:delText xml:space="preserve">, using only </w:delText>
        </w:r>
        <w:r w:rsidR="00210EB1" w:rsidDel="00FB7B41">
          <w:delText xml:space="preserve">chromosome </w:delText>
        </w:r>
        <w:r w:rsidDel="00FB7B41">
          <w:delText>counts</w:delText>
        </w:r>
        <w:r w:rsidR="00210EB1" w:rsidDel="00FB7B41">
          <w:delText xml:space="preserve"> based on native </w:delText>
        </w:r>
        <w:r w:rsidR="00583A29" w:rsidDel="00FB7B41">
          <w:delText>UK</w:delText>
        </w:r>
        <w:r w:rsidR="00210EB1" w:rsidDel="00FB7B41">
          <w:delText xml:space="preserve"> material</w:delText>
        </w:r>
      </w:del>
      <w:r>
        <w:t>. Species with multiple ploidy levels were excluded unless it was exactly known which cytotype contributed to the hybrid. We excluded: (a) hybrids known not to have formed in the British Isles</w:t>
      </w:r>
      <w:r w:rsidR="006C7853">
        <w:t xml:space="preserve"> (e.g. taxa introduced as hybrids)</w:t>
      </w:r>
      <w:r>
        <w:t xml:space="preserve">, (b) triple hybrids, (c) dubious or doubtful hybrids, (d) crosses at below specific rank (subspecies, varieties) and (e) hybrids where at least one parent was a recently introduced non-native species (however </w:t>
      </w:r>
      <w:proofErr w:type="spellStart"/>
      <w:r>
        <w:t>archaeophytes</w:t>
      </w:r>
      <w:proofErr w:type="spellEnd"/>
      <w:r>
        <w:t>, introduced pre-</w:t>
      </w:r>
      <w:r w:rsidR="00F64024">
        <w:t>1500</w:t>
      </w:r>
      <w:r>
        <w:t xml:space="preserve">, were included). We also removed the rare cases of intergeneric hybridisation (some </w:t>
      </w:r>
      <w:proofErr w:type="spellStart"/>
      <w:r>
        <w:t>Rosaceae</w:t>
      </w:r>
      <w:proofErr w:type="spellEnd"/>
      <w:r>
        <w:t xml:space="preserve">, </w:t>
      </w:r>
      <w:proofErr w:type="spellStart"/>
      <w:r>
        <w:t>Poaceae</w:t>
      </w:r>
      <w:proofErr w:type="spellEnd"/>
      <w:r>
        <w:t xml:space="preserve"> and </w:t>
      </w:r>
      <w:proofErr w:type="spellStart"/>
      <w:r>
        <w:t>Orchidaceae</w:t>
      </w:r>
      <w:proofErr w:type="spellEnd"/>
      <w:r>
        <w:t>)</w:t>
      </w:r>
      <w:r w:rsidR="00583A29">
        <w:t xml:space="preserve"> due to model scaling issues</w:t>
      </w:r>
      <w:r w:rsidR="00E20527">
        <w:t xml:space="preserve"> associated with looking at all possible species combinations across the flora</w:t>
      </w:r>
      <w:r>
        <w:t xml:space="preserve">. Downstream, hybrids were excluded if there was no barcode data associated with the parental species. Hybrid propensity was calculated by counting the total number of hybrid taxa that a </w:t>
      </w:r>
      <w:proofErr w:type="gramStart"/>
      <w:r>
        <w:t>particular parental taxa</w:t>
      </w:r>
      <w:proofErr w:type="gramEnd"/>
      <w:r>
        <w:t xml:space="preserve"> had participated in. We did not scale the hybrid propensity by genus size (</w:t>
      </w:r>
      <w:proofErr w:type="spellStart"/>
      <w:r>
        <w:t>sensu</w:t>
      </w:r>
      <w:proofErr w:type="spellEnd"/>
      <w:r w:rsidR="000A4E69">
        <w:t xml:space="preserve"> </w:t>
      </w:r>
      <w:r w:rsidR="000A4E69">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0A4E69">
        <w:fldChar w:fldCharType="separate"/>
      </w:r>
      <w:r w:rsidR="005D10D1">
        <w:rPr>
          <w:noProof/>
        </w:rPr>
        <w:t>(Whitney et al., 2010)</w:t>
      </w:r>
      <w:r w:rsidR="000A4E69">
        <w:fldChar w:fldCharType="end"/>
      </w:r>
      <w:r>
        <w:t xml:space="preserve">) as the data was only used for visual interpretation. </w:t>
      </w:r>
    </w:p>
    <w:p w14:paraId="4C3A3AF5" w14:textId="00B91E08" w:rsidR="00CC4A2D" w:rsidRDefault="0045698A" w:rsidP="008B13F3">
      <w:pPr>
        <w:spacing w:line="480" w:lineRule="auto"/>
      </w:pPr>
      <w:r>
        <w:t xml:space="preserve">We </w:t>
      </w:r>
      <w:r w:rsidR="00DA775E">
        <w:t xml:space="preserve">estimated phylogenetic relationships from </w:t>
      </w:r>
      <w:r w:rsidR="00186954">
        <w:t>the Barcode UK dataset</w:t>
      </w:r>
      <w:del w:id="55" w:author="Microsoft Office User" w:date="2021-05-28T13:37:00Z">
        <w:r w:rsidR="00186954" w:rsidDel="009E12D9">
          <w:delText xml:space="preserve"> </w:delText>
        </w:r>
      </w:del>
      <w:ins w:id="56" w:author="Microsoft Office User" w:date="2021-05-28T13:37:00Z">
        <w:r w:rsidR="009E12D9">
          <w:t xml:space="preserve"> </w:t>
        </w:r>
      </w:ins>
      <w:r w:rsidR="009E12D9">
        <w:fldChar w:fldCharType="begin"/>
      </w:r>
      <w:r w:rsidR="009E12D9">
        <w:instrText xml:space="preserve"> ADDIN EN.CITE &lt;EndNote&gt;&lt;Cite&gt;&lt;Author&gt;Jones&lt;/Author&gt;&lt;RecNum&gt;3132&lt;/RecNum&gt;&lt;DisplayText&gt;(Jones et al.)&lt;/DisplayText&gt;&lt;record&gt;&lt;rec-number&gt;3132&lt;/rec-number&gt;&lt;foreign-keys&gt;&lt;key app="EN" db-id="90w520fdls9299e0s0r52ewfxtra0fspxaaa" timestamp="1622130410" guid="9b749ee8-4858-4866-9b6c-6ad84fb498b1"&gt;3132&lt;/key&gt;&lt;/foreign-keys&gt;&lt;ref-type name="Journal Article"&gt;17&lt;/ref-type&gt;&lt;contributors&gt;&lt;authors&gt;&lt;author&gt;Jones, L.&lt;/author&gt;&lt;author&gt;Twyford, A. D.&lt;/author&gt;&lt;author&gt;Ford, C. R.&lt;/author&gt;&lt;author&gt;Rich, T. C. G.&lt;/author&gt;&lt;author&gt;Davies, H.&lt;/author&gt;&lt;author&gt;Forrest, L. L.&lt;/author&gt;&lt;author&gt;Hart, M. L.&lt;/author&gt;&lt;author&gt;McHaffie, H.&lt;/author&gt;&lt;author&gt;Brown, M. R.&lt;/author&gt;&lt;author&gt;Hollingsworth, P. M.&lt;/author&gt;&lt;author&gt;de Vere, N.&lt;/author&gt;&lt;/authors&gt;&lt;/contributors&gt;&lt;titles&gt;&lt;title&gt;Barcode UK: A complete DNA barcoding resource for the flowering plants and conifers of the United Kingdom&lt;/title&gt;&lt;secondary-title&gt;Molecular Ecology Resources&lt;/secondary-title&gt;&lt;/titles&gt;&lt;periodical&gt;&lt;full-title&gt;Molecular Ecology Resources&lt;/full-title&gt;&lt;abbr-1&gt;Mol. Ecol. Resour.&lt;/abbr-1&gt;&lt;/periodical&gt;&lt;dates&gt;&lt;/dates&gt;&lt;isbn&gt;1755-098X&lt;/isbn&gt;&lt;accession-num&gt;WOS:000636151400001&lt;/accession-num&gt;&lt;urls&gt;&lt;related-urls&gt;&lt;url&gt;&amp;lt;Go to ISI&amp;gt;://WOS:000636151400001&lt;/url&gt;&lt;/related-urls&gt;&lt;/urls&gt;&lt;electronic-resource-num&gt;10.1111/1755-0998.13388&lt;/electronic-resource-num&gt;&lt;/record&gt;&lt;/Cite&gt;&lt;/EndNote&gt;</w:instrText>
      </w:r>
      <w:r w:rsidR="009E12D9">
        <w:fldChar w:fldCharType="separate"/>
      </w:r>
      <w:r w:rsidR="009E12D9">
        <w:rPr>
          <w:noProof/>
        </w:rPr>
        <w:t>(Jones et al.)</w:t>
      </w:r>
      <w:r w:rsidR="009E12D9">
        <w:fldChar w:fldCharType="end"/>
      </w:r>
      <w:del w:id="57" w:author="Microsoft Office User" w:date="2021-05-28T13:37:00Z">
        <w:r w:rsidR="00186954" w:rsidDel="009E12D9">
          <w:delText>(Jones et al. In Prep.)</w:delText>
        </w:r>
      </w:del>
      <w:r w:rsidR="00186954">
        <w:t xml:space="preserve">, which includes a </w:t>
      </w:r>
      <w:r>
        <w:t xml:space="preserve">three locus DNA barcode for British </w:t>
      </w:r>
      <w:r w:rsidR="00186954">
        <w:t>native flowering plant species</w:t>
      </w:r>
      <w:r>
        <w:t>.</w:t>
      </w:r>
      <w:r w:rsidR="006B5918">
        <w:t xml:space="preserve"> Complex or apomictic groups, as omitted from the Hybrid Flora, were not sequenced</w:t>
      </w:r>
      <w:r w:rsidR="00BC7176">
        <w:t xml:space="preserve"> (except for </w:t>
      </w:r>
      <w:proofErr w:type="spellStart"/>
      <w:r w:rsidR="00BC7176">
        <w:rPr>
          <w:i/>
        </w:rPr>
        <w:t>Sorbus</w:t>
      </w:r>
      <w:proofErr w:type="spellEnd"/>
      <w:r w:rsidR="00BC7176">
        <w:t>)</w:t>
      </w:r>
      <w:r w:rsidR="006B5918">
        <w:t>.</w:t>
      </w:r>
      <w:r>
        <w:t xml:space="preserve"> Due to the different diversit</w:t>
      </w:r>
      <w:r w:rsidR="009C65D8">
        <w:t>ies</w:t>
      </w:r>
      <w:r>
        <w:t xml:space="preserve"> and align</w:t>
      </w:r>
      <w:r w:rsidR="0061374A">
        <w:t xml:space="preserve">ment success </w:t>
      </w:r>
      <w:r>
        <w:t xml:space="preserve">of plastid and nuclear ribosomal DNA we </w:t>
      </w:r>
      <w:r w:rsidR="0061374A">
        <w:t xml:space="preserve">used a single alignment of plastid sequences to infer relationships between all taxa, while ITS was aligned separately for each genus and thus only used to infer congeneric relationships. </w:t>
      </w:r>
      <w:r>
        <w:t xml:space="preserve">Plastid DNA was aligned for all taxa using </w:t>
      </w:r>
      <w:r>
        <w:lastRenderedPageBreak/>
        <w:t>ZZZ</w:t>
      </w:r>
      <w:r w:rsidR="0061374A">
        <w:t xml:space="preserve"> while ITS was aligned by genus, padded with Ns, and gapped using </w:t>
      </w:r>
      <w:r w:rsidR="00520B0C">
        <w:t xml:space="preserve">the </w:t>
      </w:r>
      <w:r w:rsidR="00391818">
        <w:t>program</w:t>
      </w:r>
      <w:r w:rsidR="00520B0C">
        <w:t xml:space="preserve"> catfasta2phyml</w:t>
      </w:r>
      <w:r w:rsidR="00945CD7">
        <w:t xml:space="preserve"> (</w:t>
      </w:r>
      <w:hyperlink r:id="rId17" w:history="1">
        <w:r w:rsidR="00A103CA">
          <w:rPr>
            <w:rStyle w:val="Hyperlink"/>
          </w:rPr>
          <w:t>https://github.com/nylander/catfasta2phyml</w:t>
        </w:r>
      </w:hyperlink>
      <w:r w:rsidR="00945CD7">
        <w:t>)</w:t>
      </w:r>
      <w:r w:rsidR="0061374A">
        <w:t>. Phylogenetic inferences were made using IQ-</w:t>
      </w:r>
      <w:r w:rsidR="00945CD7">
        <w:t xml:space="preserve">TREE </w:t>
      </w:r>
      <w:r w:rsidR="00A103CA">
        <w:fldChar w:fldCharType="begin"/>
      </w:r>
      <w:r w:rsidR="005D10D1">
        <w:instrText xml:space="preserve"> ADDIN EN.CITE &lt;EndNote&gt;&lt;Cite&gt;&lt;Author&gt;Nguyen&lt;/Author&gt;&lt;Year&gt;2015&lt;/Year&gt;&lt;RecNum&gt;1223&lt;/RecNum&gt;&lt;DisplayText&gt;(Nguyen et al., 2015)&lt;/DisplayText&gt;&lt;record&gt;&lt;rec-number&gt;1223&lt;/rec-number&gt;&lt;foreign-keys&gt;&lt;key app="EN" db-id="rv5pzvwrkefxw5ez0dn5522yetsaer2px2s0" timestamp="1583322694"&gt;1223&lt;/key&gt;&lt;/foreign-keys&gt;&lt;ref-type name="Journal Article"&gt;17&lt;/ref-type&gt;&lt;contributors&gt;&lt;authors&gt;&lt;author&gt;Nguyen, L. T.&lt;/author&gt;&lt;author&gt;Schmidt, H. A.&lt;/author&gt;&lt;author&gt;von Haeseler, A.&lt;/author&gt;&lt;author&gt;Minh, B. Q.&lt;/author&gt;&lt;/authors&gt;&lt;/contributors&gt;&lt;titles&gt;&lt;title&gt;IQ-TREE: A Fast and Effective Stochastic Algorithm for Estimating Maximum-Likelihood Phylogenies&lt;/title&gt;&lt;secondary-title&gt;Molecular Biology and Evolution&lt;/secondary-title&gt;&lt;/titles&gt;&lt;periodical&gt;&lt;full-title&gt;Molecular Biology and Evolution&lt;/full-title&gt;&lt;/periodical&gt;&lt;pages&gt;268-274&lt;/pages&gt;&lt;volume&gt;32&lt;/volume&gt;&lt;number&gt;1&lt;/number&gt;&lt;dates&gt;&lt;year&gt;2015&lt;/year&gt;&lt;pub-dates&gt;&lt;date&gt;Jan&lt;/date&gt;&lt;/pub-dates&gt;&lt;/dates&gt;&lt;isbn&gt;0737-4038&lt;/isbn&gt;&lt;accession-num&gt;WOS:000350050200025&lt;/accession-num&gt;&lt;urls&gt;&lt;related-urls&gt;&lt;url&gt;&amp;lt;Go to ISI&amp;gt;://WOS:000350050200025&lt;/url&gt;&lt;/related-urls&gt;&lt;/urls&gt;&lt;electronic-resource-num&gt;10.1093/molbev/msu300&lt;/electronic-resource-num&gt;&lt;/record&gt;&lt;/Cite&gt;&lt;/EndNote&gt;</w:instrText>
      </w:r>
      <w:r w:rsidR="00A103CA">
        <w:fldChar w:fldCharType="separate"/>
      </w:r>
      <w:r w:rsidR="005D10D1">
        <w:rPr>
          <w:noProof/>
        </w:rPr>
        <w:t>(Nguyen et al., 2015)</w:t>
      </w:r>
      <w:r w:rsidR="00A103CA">
        <w:fldChar w:fldCharType="end"/>
      </w:r>
      <w:r w:rsidR="00A103CA">
        <w:t xml:space="preserve"> </w:t>
      </w:r>
      <w:r w:rsidR="00607987">
        <w:t xml:space="preserve">in an analysis with </w:t>
      </w:r>
      <w:r w:rsidR="0061374A">
        <w:t xml:space="preserve">three partitions </w:t>
      </w:r>
      <w:r w:rsidR="00607987">
        <w:t>allowing models of molecular evolution to differ</w:t>
      </w:r>
      <w:r w:rsidR="0041617A">
        <w:t xml:space="preserve"> between loci</w:t>
      </w:r>
      <w:r w:rsidR="00607987">
        <w:t xml:space="preserve">, and </w:t>
      </w:r>
      <w:r w:rsidR="0061374A">
        <w:t xml:space="preserve">including a multifurcating constraint tree based on APGIV relationships generated with </w:t>
      </w:r>
      <w:proofErr w:type="spellStart"/>
      <w:r w:rsidR="0061374A">
        <w:t>Phylomatic</w:t>
      </w:r>
      <w:proofErr w:type="spellEnd"/>
      <w:r w:rsidR="00A103CA">
        <w:t xml:space="preserve"> </w:t>
      </w:r>
      <w:r w:rsidR="00A103CA">
        <w:fldChar w:fldCharType="begin"/>
      </w:r>
      <w:r w:rsidR="005D10D1">
        <w:instrText xml:space="preserve"> ADDIN EN.CITE &lt;EndNote&gt;&lt;Cite&gt;&lt;Author&gt;Webb&lt;/Author&gt;&lt;Year&gt;2005&lt;/Year&gt;&lt;RecNum&gt;1305&lt;/RecNum&gt;&lt;DisplayText&gt;(Webb and Donoghue, 2005)&lt;/DisplayText&gt;&lt;record&gt;&lt;rec-number&gt;1305&lt;/rec-number&gt;&lt;foreign-keys&gt;&lt;key app="EN" db-id="rv5pzvwrkefxw5ez0dn5522yetsaer2px2s0" timestamp="1588271662"&gt;1305&lt;/key&gt;&lt;/foreign-keys&gt;&lt;ref-type name="Journal Article"&gt;17&lt;/ref-type&gt;&lt;contributors&gt;&lt;authors&gt;&lt;author&gt;Webb, C. O.&lt;/author&gt;&lt;author&gt;Donoghue, M. J.&lt;/author&gt;&lt;/authors&gt;&lt;/contributors&gt;&lt;auth-address&gt;Yale Univ, Dept Ecol &amp;amp; Evolutionary Biol, New Haven, CT 06520 USA.&amp;#xD;Webb, CO (reprint author), Yale Univ, Dept Ecol &amp;amp; Evolutionary Biol, Box 208106, New Haven, CT 06520 USA.&amp;#xD;campbell.webb@yale.edu&lt;/auth-address&gt;&lt;titles&gt;&lt;title&gt;Phylomatic: tree assembly for applied phylogenetics&lt;/title&gt;&lt;secondary-title&gt;Molecular Ecology Notes&lt;/secondary-title&gt;&lt;alt-title&gt;Mol. Ecol. Notes&lt;/alt-title&gt;&lt;/titles&gt;&lt;periodical&gt;&lt;full-title&gt;Molecular Ecology Notes&lt;/full-title&gt;&lt;abbr-1&gt;Mol. Ecol. Notes&lt;/abbr-1&gt;&lt;/periodical&gt;&lt;alt-periodical&gt;&lt;full-title&gt;Molecular Ecology Notes&lt;/full-title&gt;&lt;abbr-1&gt;Mol. Ecol. Notes&lt;/abbr-1&gt;&lt;/alt-periodical&gt;&lt;pages&gt;181-183&lt;/pages&gt;&lt;volume&gt;5&lt;/volume&gt;&lt;number&gt;1&lt;/number&gt;&lt;keywords&gt;&lt;keyword&gt;supertree&lt;/keyword&gt;&lt;keyword&gt;pruned phylogeny&lt;/keyword&gt;&lt;keyword&gt;angiosperms&lt;/keyword&gt;&lt;keyword&gt;community ecology&lt;/keyword&gt;&lt;keyword&gt;plants&lt;/keyword&gt;&lt;keyword&gt;communities&lt;/keyword&gt;&lt;keyword&gt;sequences&lt;/keyword&gt;&lt;keyword&gt;niche&lt;/keyword&gt;&lt;keyword&gt;rbcl&lt;/keyword&gt;&lt;keyword&gt;Biochemistry &amp;amp; Molecular Biology&lt;/keyword&gt;&lt;keyword&gt;Environmental Sciences &amp;amp; Ecology&lt;/keyword&gt;&lt;keyword&gt;Evolutionary Biology&lt;/keyword&gt;&lt;/keywords&gt;&lt;dates&gt;&lt;year&gt;2005&lt;/year&gt;&lt;pub-dates&gt;&lt;date&gt;Mar&lt;/date&gt;&lt;/pub-dates&gt;&lt;/dates&gt;&lt;isbn&gt;1471-8278&lt;/isbn&gt;&lt;accession-num&gt;WOS:000227598500058&lt;/accession-num&gt;&lt;work-type&gt;Article&lt;/work-type&gt;&lt;urls&gt;&lt;related-urls&gt;&lt;url&gt;&amp;lt;Go to ISI&amp;gt;://WOS:000227598500058&lt;/url&gt;&lt;/related-urls&gt;&lt;/urls&gt;&lt;electronic-resource-num&gt;10.1111/j.1471-8286.2004.00829.x&lt;/electronic-resource-num&gt;&lt;language&gt;English&lt;/language&gt;&lt;/record&gt;&lt;/Cite&gt;&lt;/EndNote&gt;</w:instrText>
      </w:r>
      <w:r w:rsidR="00A103CA">
        <w:fldChar w:fldCharType="separate"/>
      </w:r>
      <w:r w:rsidR="005D10D1">
        <w:rPr>
          <w:noProof/>
        </w:rPr>
        <w:t>(Webb and Donoghue, 2005)</w:t>
      </w:r>
      <w:r w:rsidR="00A103CA">
        <w:fldChar w:fldCharType="end"/>
      </w:r>
      <w:r w:rsidR="0061374A">
        <w:t xml:space="preserve">. </w:t>
      </w:r>
      <w:r w:rsidR="00607987">
        <w:t xml:space="preserve">Tree support was estimated using </w:t>
      </w:r>
      <w:r w:rsidR="000E2BBD">
        <w:t xml:space="preserve">1000 </w:t>
      </w:r>
      <w:r w:rsidR="00A103CA">
        <w:t xml:space="preserve">ultrafast </w:t>
      </w:r>
      <w:r w:rsidR="00607987">
        <w:t>bootstrap</w:t>
      </w:r>
      <w:r w:rsidR="000E2BBD">
        <w:t>s</w:t>
      </w:r>
      <w:r w:rsidR="00A103CA">
        <w:t xml:space="preserve"> </w:t>
      </w:r>
      <w:commentRangeStart w:id="58"/>
      <w:r w:rsidR="00A103CA">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 </w:instrText>
      </w:r>
      <w:r w:rsidR="005D10D1">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EN.CITE.DATA </w:instrText>
      </w:r>
      <w:r w:rsidR="005D10D1">
        <w:fldChar w:fldCharType="end"/>
      </w:r>
      <w:r w:rsidR="00A103CA">
        <w:fldChar w:fldCharType="separate"/>
      </w:r>
      <w:r w:rsidR="005D10D1">
        <w:rPr>
          <w:noProof/>
        </w:rPr>
        <w:t>(Hoang et al., 2018)</w:t>
      </w:r>
      <w:r w:rsidR="00A103CA">
        <w:fldChar w:fldCharType="end"/>
      </w:r>
      <w:r w:rsidR="00607987">
        <w:t xml:space="preserve">. </w:t>
      </w:r>
      <w:r w:rsidR="0061374A">
        <w:t>Tree</w:t>
      </w:r>
      <w:commentRangeEnd w:id="58"/>
      <w:r w:rsidR="009E12D9">
        <w:rPr>
          <w:rStyle w:val="CommentReference"/>
        </w:rPr>
        <w:commentReference w:id="58"/>
      </w:r>
      <w:r w:rsidR="0061374A">
        <w:t xml:space="preserve">-based genetic distances were inferred using </w:t>
      </w:r>
      <w:r w:rsidR="00520B0C">
        <w:t xml:space="preserve">the R function </w:t>
      </w:r>
      <w:proofErr w:type="spellStart"/>
      <w:r w:rsidR="00520B0C">
        <w:t>cophenetic.phylo</w:t>
      </w:r>
      <w:proofErr w:type="spellEnd"/>
      <w:r w:rsidR="00520B0C">
        <w:t>() from the package ape</w:t>
      </w:r>
      <w:r w:rsidR="00945CD7">
        <w:t xml:space="preserve"> </w:t>
      </w:r>
      <w:r w:rsidR="00A103CA">
        <w:fldChar w:fldCharType="begin"/>
      </w:r>
      <w:r w:rsidR="005D10D1">
        <w:instrText xml:space="preserve"> ADDIN EN.CITE &lt;EndNote&gt;&lt;Cite&gt;&lt;Author&gt;Paradis&lt;/Author&gt;&lt;Year&gt;2004&lt;/Year&gt;&lt;RecNum&gt;1222&lt;/RecNum&gt;&lt;DisplayText&gt;(Paradis et al., 2004)&lt;/DisplayText&gt;&lt;record&gt;&lt;rec-number&gt;1222&lt;/rec-number&gt;&lt;foreign-keys&gt;&lt;key app="EN" db-id="rv5pzvwrkefxw5ez0dn5522yetsaer2px2s0" timestamp="1583180967"&gt;1222&lt;/key&gt;&lt;/foreign-keys&gt;&lt;ref-type name="Journal Article"&gt;17&lt;/ref-type&gt;&lt;contributors&gt;&lt;authors&gt;&lt;author&gt;Paradis, E.&lt;/author&gt;&lt;author&gt;Claude, J.&lt;/author&gt;&lt;author&gt;Strimmer, K.&lt;/author&gt;&lt;/authors&gt;&lt;/contributors&gt;&lt;titles&gt;&lt;title&gt;APE: Analyses of Phylogenetics and Evolution in R language&lt;/title&gt;&lt;secondary-title&gt;Bioinformatics&lt;/secondary-title&gt;&lt;/titles&gt;&lt;periodical&gt;&lt;full-title&gt;Bioinformatics&lt;/full-title&gt;&lt;abbr-1&gt;Bioinformatics&lt;/abbr-1&gt;&lt;/periodical&gt;&lt;pages&gt;289-290&lt;/pages&gt;&lt;volume&gt;20&lt;/volume&gt;&lt;number&gt;2&lt;/number&gt;&lt;dates&gt;&lt;year&gt;2004&lt;/year&gt;&lt;pub-dates&gt;&lt;date&gt;Jan&lt;/date&gt;&lt;/pub-dates&gt;&lt;/dates&gt;&lt;isbn&gt;1367-4803&lt;/isbn&gt;&lt;accession-num&gt;WOS:000188389700026&lt;/accession-num&gt;&lt;urls&gt;&lt;related-urls&gt;&lt;url&gt;&amp;lt;Go to ISI&amp;gt;://WOS:000188389700026&lt;/url&gt;&lt;/related-urls&gt;&lt;/urls&gt;&lt;electronic-resource-num&gt;10.1093/bioinformatics/btg412&lt;/electronic-resource-num&gt;&lt;/record&gt;&lt;/Cite&gt;&lt;/EndNote&gt;</w:instrText>
      </w:r>
      <w:r w:rsidR="00A103CA">
        <w:fldChar w:fldCharType="separate"/>
      </w:r>
      <w:r w:rsidR="005D10D1">
        <w:rPr>
          <w:noProof/>
        </w:rPr>
        <w:t>(Paradis et al., 2004)</w:t>
      </w:r>
      <w:r w:rsidR="00A103CA">
        <w:fldChar w:fldCharType="end"/>
      </w:r>
      <w:r w:rsidR="00A103CA">
        <w:t xml:space="preserve"> </w:t>
      </w:r>
      <w:r w:rsidR="0061374A">
        <w:t>while separate pairwise distances for ITS and plastid DNA</w:t>
      </w:r>
      <w:r w:rsidR="00607987">
        <w:t xml:space="preserve"> were calculated with</w:t>
      </w:r>
      <w:r w:rsidR="00520B0C">
        <w:t xml:space="preserve"> the</w:t>
      </w:r>
      <w:r w:rsidR="00D11C7E">
        <w:t xml:space="preserve"> R</w:t>
      </w:r>
      <w:r w:rsidR="00520B0C">
        <w:t xml:space="preserve"> function </w:t>
      </w:r>
      <w:proofErr w:type="spellStart"/>
      <w:r w:rsidR="00520B0C">
        <w:t>dist.alignment</w:t>
      </w:r>
      <w:proofErr w:type="spellEnd"/>
      <w:r w:rsidR="00520B0C">
        <w:t xml:space="preserve">() from the </w:t>
      </w:r>
      <w:proofErr w:type="spellStart"/>
      <w:r w:rsidR="00520B0C">
        <w:t>seqinr</w:t>
      </w:r>
      <w:proofErr w:type="spellEnd"/>
      <w:r w:rsidR="00520B0C">
        <w:t xml:space="preserve"> package</w:t>
      </w:r>
      <w:r w:rsidR="00A103CA">
        <w:t xml:space="preserve"> </w:t>
      </w:r>
      <w:r w:rsidR="00A103CA">
        <w:fldChar w:fldCharType="begin"/>
      </w:r>
      <w:r w:rsidR="005D10D1">
        <w:instrText xml:space="preserve"> ADDIN EN.CITE &lt;EndNote&gt;&lt;Cite&gt;&lt;Author&gt;Charif&lt;/Author&gt;&lt;Year&gt;2007&lt;/Year&gt;&lt;RecNum&gt;1307&lt;/RecNum&gt;&lt;DisplayText&gt;(Charif and Lobry, 2007)&lt;/DisplayText&gt;&lt;record&gt;&lt;rec-number&gt;1307&lt;/rec-number&gt;&lt;foreign-keys&gt;&lt;key app="EN" db-id="rv5pzvwrkefxw5ez0dn5522yetsaer2px2s0" timestamp="1588322114"&gt;1307&lt;/key&gt;&lt;/foreign-keys&gt;&lt;ref-type name="Book Section"&gt;5&lt;/ref-type&gt;&lt;contributors&gt;&lt;authors&gt;&lt;author&gt;Charif, D.&lt;/author&gt;&lt;author&gt;Lobry, J.R.&lt;/author&gt;&lt;/authors&gt;&lt;secondary-authors&gt;&lt;author&gt;Bastolla, U.&lt;/author&gt;&lt;author&gt;Porto, M.&lt;/author&gt;&lt;author&gt;Roman,  H.E.&lt;/author&gt;&lt;author&gt;Vendruscolo,   M.&lt;/author&gt;&lt;/secondary-authors&gt;&lt;/contributors&gt;&lt;titles&gt;&lt;title&gt;SeqinR 1.0-2: a contributed package to the R project for statistical computing devoted to biological sequences retrieval and analysis.&lt;/title&gt;&lt;secondary-title&gt;Structural approaches to sequence evolution&lt;/secondary-title&gt;&lt;/titles&gt;&lt;pages&gt;207-232&lt;/pages&gt;&lt;dates&gt;&lt;year&gt;2007&lt;/year&gt;&lt;/dates&gt;&lt;publisher&gt;Springr Verlag&lt;/publisher&gt;&lt;urls&gt;&lt;/urls&gt;&lt;/record&gt;&lt;/Cite&gt;&lt;/EndNote&gt;</w:instrText>
      </w:r>
      <w:r w:rsidR="00A103CA">
        <w:fldChar w:fldCharType="separate"/>
      </w:r>
      <w:r w:rsidR="005D10D1">
        <w:rPr>
          <w:noProof/>
        </w:rPr>
        <w:t>(Charif and Lobry, 2007)</w:t>
      </w:r>
      <w:r w:rsidR="00A103CA">
        <w:fldChar w:fldCharType="end"/>
      </w:r>
      <w:r w:rsidR="0061374A">
        <w:t xml:space="preserve">. </w:t>
      </w:r>
      <w:r w:rsidR="001A0589">
        <w:t xml:space="preserve">The resulting values </w:t>
      </w:r>
      <w:r w:rsidR="005A013B">
        <w:t xml:space="preserve">were </w:t>
      </w:r>
      <w:r w:rsidR="001A0589">
        <w:t xml:space="preserve">the square root of pairwise distances. </w:t>
      </w:r>
      <w:r w:rsidR="00CC4A2D">
        <w:t>Tree manipulation took place in R</w:t>
      </w:r>
      <w:r w:rsidR="00A103CA">
        <w:t>,</w:t>
      </w:r>
      <w:r w:rsidR="00CC4A2D">
        <w:t xml:space="preserve"> with</w:t>
      </w:r>
      <w:r w:rsidR="005A013B">
        <w:t xml:space="preserve"> the</w:t>
      </w:r>
      <w:r w:rsidR="00CC4A2D">
        <w:t xml:space="preserve"> circular plot made with the R package </w:t>
      </w:r>
      <w:proofErr w:type="spellStart"/>
      <w:r w:rsidR="00CC4A2D">
        <w:t>circlize</w:t>
      </w:r>
      <w:proofErr w:type="spellEnd"/>
      <w:r w:rsidR="00A103CA">
        <w:t xml:space="preserve"> </w:t>
      </w:r>
      <w:r w:rsidR="00A103CA">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 </w:instrText>
      </w:r>
      <w:r w:rsidR="005D10D1">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EN.CITE.DATA </w:instrText>
      </w:r>
      <w:r w:rsidR="005D10D1">
        <w:fldChar w:fldCharType="end"/>
      </w:r>
      <w:r w:rsidR="00A103CA">
        <w:fldChar w:fldCharType="separate"/>
      </w:r>
      <w:r w:rsidR="005D10D1">
        <w:rPr>
          <w:noProof/>
        </w:rPr>
        <w:t>(Gu et al., 2014)</w:t>
      </w:r>
      <w:r w:rsidR="00A103CA">
        <w:fldChar w:fldCharType="end"/>
      </w:r>
      <w:r w:rsidR="005A013B">
        <w:t>;</w:t>
      </w:r>
      <w:r w:rsidR="00225F26">
        <w:t xml:space="preserve"> </w:t>
      </w:r>
      <w:r w:rsidR="00CC4A2D">
        <w:t xml:space="preserve">the phylogeny </w:t>
      </w:r>
      <w:r w:rsidR="005A013B">
        <w:t xml:space="preserve">was </w:t>
      </w:r>
      <w:r w:rsidR="00CC4A2D">
        <w:t>coerced into a circular dendrogram for visualisation.</w:t>
      </w:r>
      <w:r w:rsidR="00F53D18">
        <w:t xml:space="preserve"> </w:t>
      </w:r>
      <w:r w:rsidR="009C65D8">
        <w:t>Other plots were generated with the</w:t>
      </w:r>
      <w:r w:rsidR="005A013B">
        <w:t xml:space="preserve"> R</w:t>
      </w:r>
      <w:r w:rsidR="009C65D8">
        <w:t xml:space="preserve"> package ggplot2</w:t>
      </w:r>
      <w:r w:rsidR="00A103CA">
        <w:t xml:space="preserve"> </w:t>
      </w:r>
      <w:r w:rsidR="00A103CA">
        <w:fldChar w:fldCharType="begin"/>
      </w:r>
      <w:r w:rsidR="005D10D1">
        <w:instrText xml:space="preserve"> ADDIN EN.CITE &lt;EndNote&gt;&lt;Cite&gt;&lt;Author&gt;Wickham&lt;/Author&gt;&lt;Year&gt;2009&lt;/Year&gt;&lt;RecNum&gt;174&lt;/RecNum&gt;&lt;DisplayText&gt;(Wickham, 2009)&lt;/DisplayText&gt;&lt;record&gt;&lt;rec-number&gt;174&lt;/rec-number&gt;&lt;foreign-keys&gt;&lt;key app="EN" db-id="rv5pzvwrkefxw5ez0dn5522yetsaer2px2s0" timestamp="0"&gt;174&lt;/key&gt;&lt;/foreign-keys&gt;&lt;ref-type name="Computer Program"&gt;9&lt;/ref-type&gt;&lt;contributors&gt;&lt;authors&gt;&lt;author&gt;Wickham, H&lt;/author&gt;&lt;/authors&gt;&lt;/contributors&gt;&lt;titles&gt;&lt;title&gt;ggplot2: elegant graphics for data analysis&lt;/title&gt;&lt;/titles&gt;&lt;dates&gt;&lt;year&gt;2009&lt;/year&gt;&lt;/dates&gt;&lt;pub-location&gt;Springer New York&lt;/pub-location&gt;&lt;urls&gt;&lt;/urls&gt;&lt;/record&gt;&lt;/Cite&gt;&lt;/EndNote&gt;</w:instrText>
      </w:r>
      <w:r w:rsidR="00A103CA">
        <w:fldChar w:fldCharType="separate"/>
      </w:r>
      <w:r w:rsidR="005D10D1">
        <w:rPr>
          <w:noProof/>
        </w:rPr>
        <w:t>(Wickham, 2009)</w:t>
      </w:r>
      <w:r w:rsidR="00A103CA">
        <w:fldChar w:fldCharType="end"/>
      </w:r>
      <w:r w:rsidR="000453E1">
        <w:t xml:space="preserve"> and lattice </w:t>
      </w:r>
      <w:r w:rsidR="000453E1">
        <w:fldChar w:fldCharType="begin"/>
      </w:r>
      <w:r w:rsidR="005D10D1">
        <w:instrText xml:space="preserve"> ADDIN EN.CITE &lt;EndNote&gt;&lt;Cite&gt;&lt;Author&gt;Sarkar&lt;/Author&gt;&lt;Year&gt;2008&lt;/Year&gt;&lt;RecNum&gt;1329&lt;/RecNum&gt;&lt;DisplayText&gt;(Sarkar, 2008)&lt;/DisplayText&gt;&lt;record&gt;&lt;rec-number&gt;1329&lt;/rec-number&gt;&lt;foreign-keys&gt;&lt;key app="EN" db-id="rv5pzvwrkefxw5ez0dn5522yetsaer2px2s0" timestamp="1590759664"&gt;1329&lt;/key&gt;&lt;/foreign-keys&gt;&lt;ref-type name="Book"&gt;6&lt;/ref-type&gt;&lt;contributors&gt;&lt;authors&gt;&lt;author&gt;Sarkar,  Deepayan&lt;/author&gt;&lt;/authors&gt;&lt;/contributors&gt;&lt;titles&gt;&lt;title&gt;Lattice: Multivariate Data Visualization with R&lt;/title&gt;&lt;/titles&gt;&lt;dates&gt;&lt;year&gt;2008&lt;/year&gt;&lt;/dates&gt;&lt;pub-location&gt;New York&lt;/pub-location&gt;&lt;publisher&gt;Springr&lt;/publisher&gt;&lt;isbn&gt;978-0-387-75968-5&lt;/isbn&gt;&lt;urls&gt;&lt;/urls&gt;&lt;/record&gt;&lt;/Cite&gt;&lt;/EndNote&gt;</w:instrText>
      </w:r>
      <w:r w:rsidR="000453E1">
        <w:fldChar w:fldCharType="separate"/>
      </w:r>
      <w:r w:rsidR="005D10D1">
        <w:rPr>
          <w:noProof/>
        </w:rPr>
        <w:t>(Sarkar, 2008)</w:t>
      </w:r>
      <w:r w:rsidR="000453E1">
        <w:fldChar w:fldCharType="end"/>
      </w:r>
      <w:r w:rsidR="009C65D8">
        <w:t xml:space="preserve">. </w:t>
      </w:r>
      <w:r w:rsidR="00F53D18">
        <w:t xml:space="preserve">All other data manipulation </w:t>
      </w:r>
      <w:r w:rsidR="005877F0">
        <w:t>took place in R</w:t>
      </w:r>
      <w:r w:rsidR="009C65D8">
        <w:t xml:space="preserve"> </w:t>
      </w:r>
      <w:r w:rsidR="00A103CA">
        <w:t>version 3.6.1</w:t>
      </w:r>
      <w:r w:rsidR="005877F0">
        <w:t xml:space="preserve"> using base R,</w:t>
      </w:r>
      <w:r w:rsidR="00287BFE">
        <w:t xml:space="preserve"> and packages</w:t>
      </w:r>
      <w:r w:rsidR="005877F0">
        <w:t xml:space="preserve"> </w:t>
      </w:r>
      <w:proofErr w:type="spellStart"/>
      <w:r w:rsidR="005877F0">
        <w:t>data.table</w:t>
      </w:r>
      <w:proofErr w:type="spellEnd"/>
      <w:r w:rsidR="005877F0">
        <w:t xml:space="preserve"> </w:t>
      </w:r>
      <w:r w:rsidR="00A103CA">
        <w:fldChar w:fldCharType="begin"/>
      </w:r>
      <w:r w:rsidR="005D10D1">
        <w:instrText xml:space="preserve"> ADDIN EN.CITE &lt;EndNote&gt;&lt;Cite&gt;&lt;Author&gt;Dowle&lt;/Author&gt;&lt;Year&gt;2019&lt;/Year&gt;&lt;RecNum&gt;1214&lt;/RecNum&gt;&lt;DisplayText&gt;(Dowle and Srinivasan, 2019)&lt;/DisplayText&gt;&lt;record&gt;&lt;rec-number&gt;1214&lt;/rec-number&gt;&lt;foreign-keys&gt;&lt;key app="EN" db-id="rv5pzvwrkefxw5ez0dn5522yetsaer2px2s0" timestamp="1580482027"&gt;1214&lt;/key&gt;&lt;/foreign-keys&gt;&lt;ref-type name="Computer Program"&gt;9&lt;/ref-type&gt;&lt;contributors&gt;&lt;authors&gt;&lt;author&gt;Dowle, M.&lt;/author&gt;&lt;author&gt;Srinivasan, A.&lt;/author&gt;&lt;/authors&gt;&lt;/contributors&gt;&lt;titles&gt;&lt;title&gt;data.table: Extension of `data.frame`&lt;/title&gt;&lt;/titles&gt;&lt;edition&gt;R package version 1.12.8&lt;/edition&gt;&lt;dates&gt;&lt;year&gt;2019&lt;/year&gt;&lt;/dates&gt;&lt;urls&gt;&lt;related-urls&gt;&lt;url&gt;https://CRAN.R-project.org/package=data.table&lt;/url&gt;&lt;/related-urls&gt;&lt;/urls&gt;&lt;/record&gt;&lt;/Cite&gt;&lt;/EndNote&gt;</w:instrText>
      </w:r>
      <w:r w:rsidR="00A103CA">
        <w:fldChar w:fldCharType="separate"/>
      </w:r>
      <w:r w:rsidR="005D10D1">
        <w:rPr>
          <w:noProof/>
        </w:rPr>
        <w:t>(Dowle and Srinivasan, 2019)</w:t>
      </w:r>
      <w:r w:rsidR="00A103CA">
        <w:fldChar w:fldCharType="end"/>
      </w:r>
      <w:r w:rsidR="00A103CA">
        <w:t xml:space="preserve"> </w:t>
      </w:r>
      <w:r w:rsidR="005877F0">
        <w:t xml:space="preserve">and </w:t>
      </w:r>
      <w:proofErr w:type="spellStart"/>
      <w:r w:rsidR="005877F0">
        <w:t>dplyr</w:t>
      </w:r>
      <w:proofErr w:type="spellEnd"/>
      <w:r w:rsidR="00A103CA">
        <w:t xml:space="preserve"> </w:t>
      </w:r>
      <w:r w:rsidR="00A103CA">
        <w:fldChar w:fldCharType="begin"/>
      </w:r>
      <w:r w:rsidR="005D10D1">
        <w:instrText xml:space="preserve"> ADDIN EN.CITE &lt;EndNote&gt;&lt;Cite&gt;&lt;Author&gt;Wickham&lt;/Author&gt;&lt;Year&gt;2016&lt;/Year&gt;&lt;RecNum&gt;1026&lt;/RecNum&gt;&lt;DisplayText&gt;(Wickham and Francois, 2016)&lt;/DisplayText&gt;&lt;record&gt;&lt;rec-number&gt;1026&lt;/rec-number&gt;&lt;foreign-keys&gt;&lt;key app="EN" db-id="rv5pzvwrkefxw5ez0dn5522yetsaer2px2s0" timestamp="1541432216"&gt;1026&lt;/key&gt;&lt;/foreign-keys&gt;&lt;ref-type name="Generic"&gt;13&lt;/ref-type&gt;&lt;contributors&gt;&lt;authors&gt;&lt;author&gt;Wickham, H&lt;/author&gt;&lt;author&gt;Francois, R&lt;/author&gt;&lt;/authors&gt;&lt;/contributors&gt;&lt;titles&gt;&lt;title&gt;dplyr: A Grammar of Data Manipulation &lt;/title&gt;&lt;/titles&gt;&lt;dates&gt;&lt;year&gt;2016&lt;/year&gt;&lt;/dates&gt;&lt;urls&gt;&lt;/urls&gt;&lt;/record&gt;&lt;/Cite&gt;&lt;/EndNote&gt;</w:instrText>
      </w:r>
      <w:r w:rsidR="00A103CA">
        <w:fldChar w:fldCharType="separate"/>
      </w:r>
      <w:r w:rsidR="005D10D1">
        <w:rPr>
          <w:noProof/>
        </w:rPr>
        <w:t>(Wickham and Francois, 2016)</w:t>
      </w:r>
      <w:r w:rsidR="00A103CA">
        <w:fldChar w:fldCharType="end"/>
      </w:r>
      <w:r w:rsidR="005877F0">
        <w:t>.</w:t>
      </w:r>
    </w:p>
    <w:p w14:paraId="49C6EDFE" w14:textId="003D3081" w:rsidR="0052633D" w:rsidRDefault="00DB40BF" w:rsidP="008B13F3">
      <w:pPr>
        <w:spacing w:line="480" w:lineRule="auto"/>
      </w:pPr>
      <w:r>
        <w:t xml:space="preserve">Our final </w:t>
      </w:r>
      <w:r w:rsidR="00BF5332">
        <w:t xml:space="preserve">dataset for the phylogenetic analysis contained </w:t>
      </w:r>
      <w:r w:rsidR="0052633D">
        <w:t>a maximum of 4</w:t>
      </w:r>
      <w:r w:rsidR="0038281F">
        <w:t>66</w:t>
      </w:r>
      <w:r w:rsidR="0052633D">
        <w:t xml:space="preserve"> </w:t>
      </w:r>
      <w:r w:rsidR="00BF5332">
        <w:t>hybrid combinations</w:t>
      </w:r>
      <w:r w:rsidR="00D66010">
        <w:t xml:space="preserve"> in 6103 unique</w:t>
      </w:r>
      <w:r w:rsidR="00E25EB2">
        <w:t xml:space="preserve"> congeneric</w:t>
      </w:r>
      <w:r w:rsidR="00D66010">
        <w:t xml:space="preserve"> pairwise combinations</w:t>
      </w:r>
      <w:r w:rsidR="009E705D">
        <w:t xml:space="preserve">. In the analysis of genetic distance, </w:t>
      </w:r>
      <w:r w:rsidR="00BF5332">
        <w:t xml:space="preserve">the plastid genetic distance dataset </w:t>
      </w:r>
      <w:r w:rsidR="009E705D">
        <w:t xml:space="preserve">contained </w:t>
      </w:r>
      <w:r w:rsidR="00CD3600">
        <w:t>413</w:t>
      </w:r>
      <w:r w:rsidR="009E705D">
        <w:t xml:space="preserve"> hybrid combinations</w:t>
      </w:r>
      <w:r w:rsidR="00BF5332">
        <w:t xml:space="preserve">, and the ITS genetic distance dataset </w:t>
      </w:r>
      <w:r w:rsidR="00DE1E5B">
        <w:t>279</w:t>
      </w:r>
      <w:r>
        <w:t>.</w:t>
      </w:r>
      <w:r w:rsidR="00A103CA">
        <w:t xml:space="preserve"> </w:t>
      </w:r>
      <w:r w:rsidR="00E508CC">
        <w:t>We used phylogenetic generalised linear mixed model</w:t>
      </w:r>
      <w:r w:rsidR="00C05925">
        <w:t>s implemented</w:t>
      </w:r>
      <w:r w:rsidR="003C7B2D">
        <w:t xml:space="preserve"> in the R package </w:t>
      </w:r>
      <w:proofErr w:type="spellStart"/>
      <w:r w:rsidR="003C7B2D">
        <w:t>MCMCglmm</w:t>
      </w:r>
      <w:proofErr w:type="spellEnd"/>
      <w:r w:rsidR="003C7B2D">
        <w:t xml:space="preserve"> as it allows for addition of a phylogeny with flexible variance structures for the random effects</w:t>
      </w:r>
      <w:r w:rsidR="000A4E69">
        <w:t xml:space="preserve"> </w:t>
      </w:r>
      <w:r w:rsidR="000A4E69">
        <w:fldChar w:fldCharType="begin"/>
      </w:r>
      <w:r w:rsidR="005D10D1">
        <w:instrText xml:space="preserve"> ADDIN EN.CITE &lt;EndNote&gt;&lt;Cite&gt;&lt;Author&gt;Hadfield&lt;/Author&gt;&lt;Year&gt;2010&lt;/Year&gt;&lt;RecNum&gt;1157&lt;/RecNum&gt;&lt;DisplayText&gt;(Hadfield, 2010)&lt;/DisplayText&gt;&lt;record&gt;&lt;rec-number&gt;1157&lt;/rec-number&gt;&lt;foreign-keys&gt;&lt;key app="EN" db-id="rv5pzvwrkefxw5ez0dn5522yetsaer2px2s0" timestamp="1543319604"&gt;1157&lt;/key&gt;&lt;/foreign-keys&gt;&lt;ref-type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pub-dates&gt;&lt;date&gt;Feb&lt;/date&gt;&lt;/pub-dates&gt;&lt;/dates&gt;&lt;isbn&gt;1548-7660&lt;/isbn&gt;&lt;accession-num&gt;WOS:000275203300001&lt;/accession-num&gt;&lt;urls&gt;&lt;related-urls&gt;&lt;url&gt;&amp;lt;Go to ISI&amp;gt;://WOS:000275203300001&lt;/url&gt;&lt;/related-urls&gt;&lt;/urls&gt;&lt;/record&gt;&lt;/Cite&gt;&lt;/EndNote&gt;</w:instrText>
      </w:r>
      <w:r w:rsidR="000A4E69">
        <w:fldChar w:fldCharType="separate"/>
      </w:r>
      <w:r w:rsidR="005D10D1">
        <w:rPr>
          <w:noProof/>
        </w:rPr>
        <w:t>(Hadfield, 2010)</w:t>
      </w:r>
      <w:r w:rsidR="000A4E69">
        <w:fldChar w:fldCharType="end"/>
      </w:r>
      <w:r w:rsidR="00607987">
        <w:t>.</w:t>
      </w:r>
      <w:r w:rsidR="003C7B2D">
        <w:t xml:space="preserve"> The response variable was a binary response of whether two congeneric species produced recorded hybrids or not, and was assumed to have residuals approximated by a </w:t>
      </w:r>
      <w:proofErr w:type="spellStart"/>
      <w:r w:rsidR="003C7B2D">
        <w:t>probit</w:t>
      </w:r>
      <w:proofErr w:type="spellEnd"/>
      <w:r w:rsidR="003C7B2D">
        <w:t xml:space="preserve"> distribution. </w:t>
      </w:r>
      <w:r w:rsidR="004B3D94">
        <w:t>We used parameter expanded priors for better mixing and fixed the residual variance at 1. The model</w:t>
      </w:r>
      <w:r w:rsidR="00CE5A29">
        <w:t>s</w:t>
      </w:r>
      <w:r w:rsidR="004B3D94">
        <w:t xml:space="preserve"> w</w:t>
      </w:r>
      <w:r w:rsidR="00CE5A29">
        <w:t>ere</w:t>
      </w:r>
      <w:r w:rsidR="004B3D94">
        <w:t xml:space="preserve"> run for 1.3 million iterations with a thinning interval of 1000 and a burn-in of 300000. </w:t>
      </w:r>
      <w:r w:rsidR="00936DD3">
        <w:t>We used</w:t>
      </w:r>
      <w:r w:rsidR="000233C2">
        <w:t xml:space="preserve"> </w:t>
      </w:r>
      <w:r w:rsidR="004326B0">
        <w:t>five</w:t>
      </w:r>
      <w:r w:rsidR="000233C2">
        <w:t xml:space="preserve"> </w:t>
      </w:r>
      <w:r w:rsidR="00D2095A">
        <w:t xml:space="preserve">fixed effect </w:t>
      </w:r>
      <w:r w:rsidR="000233C2">
        <w:t>covariates</w:t>
      </w:r>
      <w:r w:rsidR="00936DD3">
        <w:t xml:space="preserve"> to understand their contribution to explaining the variation in hybrid formation. </w:t>
      </w:r>
      <w:r w:rsidR="00D2095A">
        <w:t xml:space="preserve">Firstly, pairwise branch length between parental species calculated from the phylogeny (above) was added to understand the contribution of intrageneric </w:t>
      </w:r>
      <w:r w:rsidR="00D2095A">
        <w:lastRenderedPageBreak/>
        <w:t>relatedness. Pairwise overlap in geographical distribution (number of 10x10km</w:t>
      </w:r>
      <w:r w:rsidR="00D2095A">
        <w:rPr>
          <w:vertAlign w:val="superscript"/>
        </w:rPr>
        <w:t>2</w:t>
      </w:r>
      <w:r w:rsidR="00D2095A">
        <w:t xml:space="preserve">; generated from data at </w:t>
      </w:r>
      <w:hyperlink r:id="rId18" w:history="1">
        <w:r w:rsidR="00D2095A">
          <w:rPr>
            <w:rStyle w:val="Hyperlink"/>
          </w:rPr>
          <w:t>https://database.bsbi.org/</w:t>
        </w:r>
      </w:hyperlink>
      <w:r w:rsidR="00D2095A">
        <w:rPr>
          <w:rStyle w:val="Hyperlink"/>
        </w:rPr>
        <w:t xml:space="preserve">) </w:t>
      </w:r>
      <w:r w:rsidR="00D2095A" w:rsidRPr="00785D8C">
        <w:t xml:space="preserve">accounted for extent of overlap of parental species. Genus size </w:t>
      </w:r>
      <w:r w:rsidR="008A612A" w:rsidRPr="00785D8C">
        <w:t>for</w:t>
      </w:r>
      <w:r w:rsidR="00D2095A" w:rsidRPr="00785D8C">
        <w:t xml:space="preserve"> each species was calculated from species present in the phylogeny. Lastly, whether the parental species were of the same ploidy level or not, was added as a </w:t>
      </w:r>
      <w:proofErr w:type="gramStart"/>
      <w:r w:rsidR="00D2095A" w:rsidRPr="00785D8C">
        <w:t>two level</w:t>
      </w:r>
      <w:proofErr w:type="gramEnd"/>
      <w:r w:rsidR="00D2095A" w:rsidRPr="00785D8C">
        <w:t xml:space="preserve"> categorical factor; same ploidy level (homoploid) or not (</w:t>
      </w:r>
      <w:proofErr w:type="spellStart"/>
      <w:r w:rsidR="00D2095A" w:rsidRPr="00785D8C">
        <w:t>heteroploid</w:t>
      </w:r>
      <w:proofErr w:type="spellEnd"/>
      <w:r w:rsidR="00D2095A" w:rsidRPr="00785D8C">
        <w:t>).</w:t>
      </w:r>
      <w:r w:rsidR="00D2095A">
        <w:t xml:space="preserve"> </w:t>
      </w:r>
      <w:r w:rsidR="005008F0">
        <w:t xml:space="preserve">We ran two models which differed in their fixed effect structure only, with the addition of the ploidy level </w:t>
      </w:r>
      <w:r w:rsidR="00D2095A">
        <w:t>and one without. This was because ploidy data was limited</w:t>
      </w:r>
      <w:r w:rsidR="00583A29">
        <w:t xml:space="preserve"> either due to missing counts or if ploidy was difficult to estimate</w:t>
      </w:r>
      <w:r w:rsidR="00D2095A">
        <w:t>; the</w:t>
      </w:r>
      <w:r w:rsidR="005008F0">
        <w:t xml:space="preserve"> number of species analysed </w:t>
      </w:r>
      <w:r w:rsidR="00D2095A">
        <w:t xml:space="preserve">decreased from 1098 </w:t>
      </w:r>
      <w:r w:rsidR="005008F0">
        <w:t xml:space="preserve">to </w:t>
      </w:r>
      <w:r w:rsidR="00081921">
        <w:t>6</w:t>
      </w:r>
      <w:r w:rsidR="007F3610">
        <w:t>84</w:t>
      </w:r>
      <w:r w:rsidR="00785D8C">
        <w:t xml:space="preserve"> upon addition of ploidy level</w:t>
      </w:r>
      <w:r w:rsidR="005008F0">
        <w:t>.</w:t>
      </w:r>
      <w:r w:rsidR="002F4404">
        <w:t xml:space="preserve"> </w:t>
      </w:r>
      <w:r w:rsidR="00C46686">
        <w:t>148</w:t>
      </w:r>
      <w:r w:rsidR="00CA5857">
        <w:t xml:space="preserve"> out of </w:t>
      </w:r>
      <w:r w:rsidR="00C46686">
        <w:t>244 families contained missing ploidy data</w:t>
      </w:r>
      <w:r w:rsidR="009A3B71">
        <w:t xml:space="preserve">, with a few genera containing high amounts of missing data, e.g. </w:t>
      </w:r>
      <w:proofErr w:type="spellStart"/>
      <w:r w:rsidR="009A3B71">
        <w:rPr>
          <w:i/>
        </w:rPr>
        <w:t>Sorbus</w:t>
      </w:r>
      <w:proofErr w:type="spellEnd"/>
      <w:r w:rsidR="009A3B71">
        <w:t xml:space="preserve">, </w:t>
      </w:r>
      <w:r w:rsidR="009A3B71">
        <w:rPr>
          <w:i/>
        </w:rPr>
        <w:t>Alchemilla</w:t>
      </w:r>
      <w:r w:rsidR="009A3B71">
        <w:t xml:space="preserve">, </w:t>
      </w:r>
      <w:proofErr w:type="spellStart"/>
      <w:r w:rsidR="009A3B71">
        <w:rPr>
          <w:i/>
        </w:rPr>
        <w:t>Juncus</w:t>
      </w:r>
      <w:proofErr w:type="spellEnd"/>
      <w:r w:rsidR="009A3B71">
        <w:t xml:space="preserve">, and especially </w:t>
      </w:r>
      <w:proofErr w:type="spellStart"/>
      <w:r w:rsidR="009A3B71">
        <w:rPr>
          <w:i/>
        </w:rPr>
        <w:t>Carex</w:t>
      </w:r>
      <w:proofErr w:type="spellEnd"/>
      <w:r w:rsidR="00C46686">
        <w:t xml:space="preserve">. </w:t>
      </w:r>
      <w:r w:rsidR="005A013B">
        <w:t xml:space="preserve">The </w:t>
      </w:r>
      <w:r w:rsidR="008A612A">
        <w:t>phylogenetic (</w:t>
      </w:r>
      <w:r w:rsidR="008565AF">
        <w:t>species level</w:t>
      </w:r>
      <w:r w:rsidR="008A612A">
        <w:t>)</w:t>
      </w:r>
      <w:r w:rsidR="008565AF">
        <w:t xml:space="preserve"> </w:t>
      </w:r>
      <w:r w:rsidR="00AA2F05">
        <w:t>best linear unbiased predictors</w:t>
      </w:r>
      <w:r w:rsidR="008565AF">
        <w:t xml:space="preserve"> (BLUP’s</w:t>
      </w:r>
      <w:r w:rsidR="009270B4">
        <w:t>; means of the posterior distribution</w:t>
      </w:r>
      <w:r w:rsidR="008565AF">
        <w:t>) were extracted from the model excluding ploidy level</w:t>
      </w:r>
      <w:r w:rsidR="00AA2F05">
        <w:t xml:space="preserve"> and are equivalent to the per species point estimate</w:t>
      </w:r>
      <w:r w:rsidR="00E663FF">
        <w:t>s</w:t>
      </w:r>
      <w:r w:rsidR="00AA2F05">
        <w:t xml:space="preserve"> of the probability of hybridisation.</w:t>
      </w:r>
    </w:p>
    <w:p w14:paraId="09266584" w14:textId="1A910C58" w:rsidR="004B3D94" w:rsidRDefault="004B3D94" w:rsidP="008B13F3">
      <w:pPr>
        <w:spacing w:line="480" w:lineRule="auto"/>
        <w:jc w:val="both"/>
      </w:pPr>
      <w:r>
        <w:t>The</w:t>
      </w:r>
      <w:r w:rsidR="00044067">
        <w:t xml:space="preserve"> </w:t>
      </w:r>
      <w:r>
        <w:t>inverse relatedness matrix (</w:t>
      </w:r>
      <w:r w:rsidR="00E7006F">
        <w:t>unscaled phylogeny</w:t>
      </w:r>
      <w:r>
        <w:t xml:space="preserve">) </w:t>
      </w:r>
      <w:r w:rsidR="003C7B2D">
        <w:t xml:space="preserve">and species were fitted as random effects in a multi-membership model structure, as each hybrid event is the </w:t>
      </w:r>
      <w:r w:rsidR="00E9091B">
        <w:t xml:space="preserve">outcome </w:t>
      </w:r>
      <w:r w:rsidR="003C7B2D">
        <w:t xml:space="preserve">of two parental species. </w:t>
      </w:r>
      <w:r w:rsidR="006D2C8F">
        <w:t>The effect of phylogeny</w:t>
      </w:r>
      <w:r w:rsidR="00242836">
        <w:t xml:space="preserve"> was</w:t>
      </w:r>
      <w:r w:rsidR="006D2C8F">
        <w:t xml:space="preserve"> </w:t>
      </w:r>
      <w:r w:rsidR="00D42D27">
        <w:t>added to</w:t>
      </w:r>
      <w:r w:rsidR="006D2C8F">
        <w:t xml:space="preserve"> the fixed effect predictions</w:t>
      </w:r>
      <w:r w:rsidR="00FD2E37">
        <w:t xml:space="preserve"> </w:t>
      </w:r>
      <w:r w:rsidR="006D2C8F">
        <w:t>by calculating:</w:t>
      </w:r>
    </w:p>
    <w:p w14:paraId="3DF4C086" w14:textId="2AB2BD01" w:rsidR="00044067" w:rsidRDefault="007A0892" w:rsidP="008B13F3">
      <w:pPr>
        <w:spacing w:line="480" w:lineRule="auto"/>
        <w:jc w:val="both"/>
      </w:pPr>
      <m:oMathPara>
        <m:oMath>
          <m:sSubSup>
            <m:sSubSupPr>
              <m:ctrlPr>
                <w:ins w:id="59"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60" w:author="BROWN Max" w:date="2020-05-28T10:4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61"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acc>
            <m:accPr>
              <m:chr m:val="̅"/>
              <m:ctrlPr>
                <w:ins w:id="62" w:author="TWYFORD Alex" w:date="2020-06-26T13:50:00Z">
                  <w:rPr>
                    <w:rFonts w:ascii="Cambria Math" w:eastAsiaTheme="minorEastAsia" w:hAnsi="Cambria Math"/>
                    <w:i/>
                  </w:rPr>
                </w:ins>
              </m:ctrlPr>
            </m:accPr>
            <m:e>
              <m:r>
                <w:rPr>
                  <w:rFonts w:ascii="Cambria Math" w:eastAsiaTheme="minorEastAsia" w:hAnsi="Cambria Math"/>
                </w:rPr>
                <m:t>B</m:t>
              </m:r>
            </m:e>
          </m:acc>
        </m:oMath>
      </m:oMathPara>
    </w:p>
    <w:p w14:paraId="2E148C57" w14:textId="5B9D9BBF" w:rsidR="006D2C8F" w:rsidRDefault="00044067" w:rsidP="008B13F3">
      <w:pPr>
        <w:spacing w:line="480" w:lineRule="auto"/>
        <w:jc w:val="both"/>
        <w:rPr>
          <w:rFonts w:eastAsiaTheme="minorEastAsia"/>
        </w:rPr>
      </w:pPr>
      <w:r>
        <w:t xml:space="preserve">Where u is the residual variance, s is the species variance and p </w:t>
      </w:r>
      <w:proofErr w:type="gramStart"/>
      <w:r>
        <w:t>is</w:t>
      </w:r>
      <w:proofErr w:type="gramEnd"/>
      <w:r>
        <w:t xml:space="preserve"> the phylogenetic variance. </w:t>
      </w:r>
      <m:oMath>
        <m:acc>
          <m:accPr>
            <m:chr m:val="̅"/>
            <m:ctrlPr>
              <w:ins w:id="63" w:author="TWYFORD Alex" w:date="2020-06-26T13:50:00Z">
                <w:rPr>
                  <w:rFonts w:ascii="Cambria Math" w:eastAsiaTheme="minorEastAsia" w:hAnsi="Cambria Math"/>
                  <w:i/>
                </w:rPr>
              </w:ins>
            </m:ctrlPr>
          </m:accPr>
          <m:e>
            <m:r>
              <w:rPr>
                <w:rFonts w:ascii="Cambria Math" w:eastAsiaTheme="minorEastAsia" w:hAnsi="Cambria Math"/>
              </w:rPr>
              <m:t>B</m:t>
            </m:r>
          </m:e>
        </m:acc>
      </m:oMath>
      <w:r>
        <w:rPr>
          <w:rFonts w:eastAsiaTheme="minorEastAsia"/>
        </w:rPr>
        <w:t xml:space="preserve"> is defined as the average tree </w:t>
      </w:r>
      <w:r w:rsidR="004A3647">
        <w:rPr>
          <w:rFonts w:eastAsiaTheme="minorEastAsia"/>
        </w:rPr>
        <w:t>of all species pairs</w:t>
      </w:r>
      <w:r w:rsidR="00BB48F1">
        <w:rPr>
          <w:rFonts w:eastAsiaTheme="minorEastAsia"/>
        </w:rPr>
        <w:t>:</w:t>
      </w:r>
    </w:p>
    <w:p w14:paraId="10DB87B1" w14:textId="0A798093" w:rsidR="00BB48F1" w:rsidRDefault="007A0892" w:rsidP="008B13F3">
      <w:pPr>
        <w:spacing w:line="480" w:lineRule="auto"/>
        <w:jc w:val="both"/>
      </w:pPr>
      <m:oMathPara>
        <m:oMath>
          <m:acc>
            <m:accPr>
              <m:chr m:val="̅"/>
              <m:ctrlPr>
                <w:ins w:id="64" w:author="TWYFORD Alex" w:date="2020-06-26T13:50:00Z">
                  <w:rPr>
                    <w:rFonts w:ascii="Cambria Math" w:eastAsiaTheme="minorEastAsia" w:hAnsi="Cambria Math"/>
                    <w:i/>
                  </w:rPr>
                </w:ins>
              </m:ctrlPr>
            </m:accPr>
            <m:e>
              <m:r>
                <w:rPr>
                  <w:rFonts w:ascii="Cambria Math" w:eastAsiaTheme="minorEastAsia" w:hAnsi="Cambria Math"/>
                </w:rPr>
                <m:t>B</m:t>
              </m:r>
            </m:e>
          </m:acc>
          <m:r>
            <w:rPr>
              <w:rFonts w:ascii="Cambria Math" w:eastAsiaTheme="minorEastAsia" w:hAnsi="Cambria Math"/>
            </w:rPr>
            <m:t>=2.</m:t>
          </m:r>
          <m:acc>
            <m:accPr>
              <m:chr m:val="̅"/>
              <m:ctrlPr>
                <w:ins w:id="65" w:author="TWYFORD Alex" w:date="2020-06-26T13:50:00Z">
                  <w:rPr>
                    <w:rFonts w:ascii="Cambria Math" w:eastAsiaTheme="minorEastAsia" w:hAnsi="Cambria Math"/>
                    <w:i/>
                  </w:rPr>
                </w:ins>
              </m:ctrlPr>
            </m:accPr>
            <m:e>
              <m:r>
                <w:rPr>
                  <w:rFonts w:ascii="Cambria Math" w:eastAsiaTheme="minorEastAsia" w:hAnsi="Cambria Math"/>
                </w:rPr>
                <m:t>d</m:t>
              </m:r>
            </m:e>
          </m:acc>
          <m:r>
            <w:rPr>
              <w:rFonts w:ascii="Cambria Math" w:eastAsiaTheme="minorEastAsia" w:hAnsi="Cambria Math"/>
            </w:rPr>
            <m:t>+2.</m:t>
          </m:r>
          <m:acc>
            <m:accPr>
              <m:chr m:val="̅"/>
              <m:ctrlPr>
                <w:ins w:id="66" w:author="TWYFORD Alex" w:date="2020-06-26T13:50:00Z">
                  <w:rPr>
                    <w:rFonts w:ascii="Cambria Math" w:eastAsiaTheme="minorEastAsia" w:hAnsi="Cambria Math"/>
                    <w:i/>
                  </w:rPr>
                </w:ins>
              </m:ctrlPr>
            </m:accPr>
            <m:e>
              <m:r>
                <w:rPr>
                  <w:rFonts w:ascii="Cambria Math" w:eastAsiaTheme="minorEastAsia" w:hAnsi="Cambria Math"/>
                </w:rPr>
                <m:t>o</m:t>
              </m:r>
            </m:e>
          </m:acc>
        </m:oMath>
      </m:oMathPara>
    </w:p>
    <w:p w14:paraId="0CC87AB2" w14:textId="32EC19A1" w:rsidR="006D2C8F" w:rsidRDefault="00BB48F1" w:rsidP="008B13F3">
      <w:pPr>
        <w:spacing w:line="480" w:lineRule="auto"/>
        <w:jc w:val="both"/>
        <w:rPr>
          <w:rFonts w:eastAsiaTheme="minorEastAsia"/>
        </w:rPr>
      </w:pPr>
      <w:r>
        <w:t xml:space="preserve">Where </w:t>
      </w:r>
      <m:oMath>
        <m:acc>
          <m:accPr>
            <m:chr m:val="̅"/>
            <m:ctrlPr>
              <w:ins w:id="67" w:author="TWYFORD Alex" w:date="2020-06-26T13:50:00Z">
                <w:rPr>
                  <w:rFonts w:ascii="Cambria Math" w:eastAsiaTheme="minorEastAsia" w:hAnsi="Cambria Math"/>
                  <w:i/>
                </w:rPr>
              </w:ins>
            </m:ctrlPr>
          </m:accPr>
          <m:e>
            <m:r>
              <w:rPr>
                <w:rFonts w:ascii="Cambria Math" w:eastAsiaTheme="minorEastAsia" w:hAnsi="Cambria Math"/>
              </w:rPr>
              <m:t>d</m:t>
            </m:r>
          </m:e>
        </m:acc>
      </m:oMath>
      <w:r>
        <w:rPr>
          <w:rFonts w:eastAsiaTheme="minorEastAsia"/>
        </w:rPr>
        <w:t xml:space="preserve"> is the average species phylogenetic variance and </w:t>
      </w:r>
      <m:oMath>
        <m:acc>
          <m:accPr>
            <m:chr m:val="̅"/>
            <m:ctrlPr>
              <w:ins w:id="68" w:author="TWYFORD Alex" w:date="2020-06-26T13:50:00Z">
                <w:rPr>
                  <w:rFonts w:ascii="Cambria Math" w:eastAsiaTheme="minorEastAsia" w:hAnsi="Cambria Math"/>
                  <w:i/>
                </w:rPr>
              </w:ins>
            </m:ctrlPr>
          </m:accPr>
          <m:e>
            <m:r>
              <w:rPr>
                <w:rFonts w:ascii="Cambria Math" w:eastAsiaTheme="minorEastAsia" w:hAnsi="Cambria Math"/>
              </w:rPr>
              <m:t>o</m:t>
            </m:r>
          </m:e>
        </m:acc>
      </m:oMath>
      <w:r>
        <w:rPr>
          <w:rFonts w:eastAsiaTheme="minorEastAsia"/>
        </w:rPr>
        <w:t xml:space="preserve"> </w:t>
      </w:r>
      <w:r w:rsidR="007047B9">
        <w:rPr>
          <w:rFonts w:eastAsiaTheme="minorEastAsia"/>
        </w:rPr>
        <w:t>is the sum of the</w:t>
      </w:r>
      <w:r w:rsidR="00F560AB">
        <w:rPr>
          <w:rFonts w:eastAsiaTheme="minorEastAsia"/>
        </w:rPr>
        <w:t xml:space="preserve"> pairwise species phylogenetic</w:t>
      </w:r>
      <w:r w:rsidR="007047B9">
        <w:rPr>
          <w:rFonts w:eastAsiaTheme="minorEastAsia"/>
        </w:rPr>
        <w:t xml:space="preserve"> covariances divided by the number of possible combinations of species</w:t>
      </w:r>
      <w:r w:rsidR="00C363B1">
        <w:rPr>
          <w:rFonts w:eastAsiaTheme="minorEastAsia"/>
        </w:rPr>
        <w:t xml:space="preserve"> multiplied by two</w:t>
      </w:r>
      <w:r w:rsidR="007047B9">
        <w:rPr>
          <w:rFonts w:eastAsiaTheme="minorEastAsia"/>
        </w:rPr>
        <w:t>.</w:t>
      </w:r>
      <w:r w:rsidR="009F468E">
        <w:rPr>
          <w:rFonts w:eastAsiaTheme="minorEastAsia"/>
        </w:rPr>
        <w:t xml:space="preserve"> As we did not allow intergeneric hybridisation, we calculated </w:t>
      </w:r>
      <m:oMath>
        <m:acc>
          <m:accPr>
            <m:chr m:val="̅"/>
            <m:ctrlPr>
              <w:ins w:id="69" w:author="TWYFORD Alex" w:date="2020-06-26T13:50:00Z">
                <w:rPr>
                  <w:rFonts w:ascii="Cambria Math" w:eastAsiaTheme="minorEastAsia" w:hAnsi="Cambria Math"/>
                  <w:i/>
                </w:rPr>
              </w:ins>
            </m:ctrlPr>
          </m:accPr>
          <m:e>
            <m:r>
              <w:rPr>
                <w:rFonts w:ascii="Cambria Math" w:eastAsiaTheme="minorEastAsia" w:hAnsi="Cambria Math"/>
              </w:rPr>
              <m:t>B</m:t>
            </m:r>
          </m:e>
        </m:acc>
      </m:oMath>
      <w:r w:rsidR="009F468E">
        <w:rPr>
          <w:rFonts w:eastAsiaTheme="minorEastAsia"/>
        </w:rPr>
        <w:t xml:space="preserve"> at the species level constrained to genus</w:t>
      </w:r>
      <w:r w:rsidR="00E62C9E">
        <w:rPr>
          <w:rFonts w:eastAsiaTheme="minorEastAsia"/>
        </w:rPr>
        <w:t xml:space="preserve"> (</w:t>
      </w:r>
      <m:oMath>
        <m:sSub>
          <m:sSubPr>
            <m:ctrlPr>
              <w:ins w:id="70" w:author="TWYFORD Alex" w:date="2020-06-26T13:50:00Z">
                <w:rPr>
                  <w:rFonts w:ascii="Cambria Math" w:hAnsi="Cambria Math"/>
                  <w:i/>
                </w:rPr>
              </w:ins>
            </m:ctrlPr>
          </m:sSubPr>
          <m:e>
            <m:acc>
              <m:accPr>
                <m:chr m:val="̅"/>
                <m:ctrlPr>
                  <w:ins w:id="71"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oMath>
      <w:r w:rsidR="00E62C9E">
        <w:rPr>
          <w:rFonts w:eastAsiaTheme="minorEastAsia"/>
        </w:rPr>
        <w:t>)</w:t>
      </w:r>
      <w:r w:rsidR="009F468E">
        <w:rPr>
          <w:rFonts w:eastAsiaTheme="minorEastAsia"/>
        </w:rPr>
        <w:t>:</w:t>
      </w:r>
    </w:p>
    <w:p w14:paraId="077F6931" w14:textId="407D05BB" w:rsidR="009F468E" w:rsidRDefault="007A0892" w:rsidP="008B13F3">
      <w:pPr>
        <w:spacing w:line="480" w:lineRule="auto"/>
        <w:jc w:val="both"/>
      </w:pPr>
      <m:oMathPara>
        <m:oMath>
          <m:sSub>
            <m:sSubPr>
              <m:ctrlPr>
                <w:ins w:id="72" w:author="TWYFORD Alex" w:date="2020-06-26T13:50:00Z">
                  <w:rPr>
                    <w:rFonts w:ascii="Cambria Math" w:hAnsi="Cambria Math"/>
                    <w:i/>
                  </w:rPr>
                </w:ins>
              </m:ctrlPr>
            </m:sSubPr>
            <m:e>
              <m:acc>
                <m:accPr>
                  <m:chr m:val="̅"/>
                  <m:ctrlPr>
                    <w:ins w:id="73"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r>
            <w:rPr>
              <w:rFonts w:ascii="Cambria Math" w:hAnsi="Cambria Math"/>
            </w:rPr>
            <m:t xml:space="preserve">= </m:t>
          </m:r>
          <m:f>
            <m:fPr>
              <m:ctrlPr>
                <w:ins w:id="74" w:author="TWYFORD Alex" w:date="2020-06-26T13:50:00Z">
                  <w:rPr>
                    <w:rFonts w:ascii="Cambria Math" w:hAnsi="Cambria Math"/>
                    <w:i/>
                  </w:rPr>
                </w:ins>
              </m:ctrlPr>
            </m:fPr>
            <m:num>
              <m:r>
                <w:rPr>
                  <w:rFonts w:ascii="Cambria Math" w:hAnsi="Cambria Math"/>
                </w:rPr>
                <m:t>2.</m:t>
              </m:r>
              <m:r>
                <m:rPr>
                  <m:sty m:val="p"/>
                </m:rPr>
                <w:rPr>
                  <w:rFonts w:ascii="Cambria Math" w:hAnsi="Cambria Math"/>
                </w:rPr>
                <m:t>Σ</m:t>
              </m:r>
              <m:sSub>
                <m:sSubPr>
                  <m:ctrlPr>
                    <w:ins w:id="75" w:author="TWYFORD Alex" w:date="2020-06-26T13:50:00Z">
                      <w:rPr>
                        <w:rFonts w:ascii="Cambria Math" w:hAnsi="Cambria Math"/>
                        <w:i/>
                      </w:rPr>
                    </w:ins>
                  </m:ctrlPr>
                </m:sSubPr>
                <m:e>
                  <m:r>
                    <w:rPr>
                      <w:rFonts w:ascii="Cambria Math" w:eastAsiaTheme="minorEastAsia" w:hAnsi="Cambria Math"/>
                    </w:rPr>
                    <m:t>o</m:t>
                  </m:r>
                </m:e>
                <m:sub>
                  <m:r>
                    <w:rPr>
                      <w:rFonts w:ascii="Cambria Math" w:hAnsi="Cambria Math"/>
                    </w:rPr>
                    <m:t>i</m:t>
                  </m:r>
                </m:sub>
              </m:sSub>
              <m:sSub>
                <m:sSubPr>
                  <m:ctrlPr>
                    <w:ins w:id="76"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r>
                <w:rPr>
                  <w:rFonts w:ascii="Cambria Math" w:hAnsi="Cambria Math"/>
                </w:rPr>
                <m:t>+2.</m:t>
              </m:r>
              <m:r>
                <m:rPr>
                  <m:sty m:val="p"/>
                </m:rPr>
                <w:rPr>
                  <w:rFonts w:ascii="Cambria Math" w:hAnsi="Cambria Math"/>
                </w:rPr>
                <m:t>Σ</m:t>
              </m:r>
              <m:sSub>
                <m:sSubPr>
                  <m:ctrlPr>
                    <w:ins w:id="77" w:author="TWYFORD Alex" w:date="2020-06-26T13:50:00Z">
                      <w:rPr>
                        <w:rFonts w:ascii="Cambria Math" w:hAnsi="Cambria Math"/>
                        <w:i/>
                      </w:rPr>
                    </w:ins>
                  </m:ctrlPr>
                </m:sSubPr>
                <m:e>
                  <m:r>
                    <w:rPr>
                      <w:rFonts w:ascii="Cambria Math" w:eastAsiaTheme="minorEastAsia" w:hAnsi="Cambria Math"/>
                    </w:rPr>
                    <m:t>d</m:t>
                  </m:r>
                </m:e>
                <m:sub>
                  <m:r>
                    <w:rPr>
                      <w:rFonts w:ascii="Cambria Math" w:hAnsi="Cambria Math"/>
                    </w:rPr>
                    <m:t>i</m:t>
                  </m:r>
                </m:sub>
              </m:sSub>
              <m:sSub>
                <m:sSubPr>
                  <m:ctrlPr>
                    <w:ins w:id="78"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num>
            <m:den>
              <m:r>
                <m:rPr>
                  <m:sty m:val="p"/>
                </m:rPr>
                <w:rPr>
                  <w:rFonts w:ascii="Cambria Math" w:hAnsi="Cambria Math"/>
                </w:rPr>
                <m:t>Σ</m:t>
              </m:r>
              <m:sSub>
                <m:sSubPr>
                  <m:ctrlPr>
                    <w:ins w:id="79"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den>
          </m:f>
        </m:oMath>
      </m:oMathPara>
    </w:p>
    <w:p w14:paraId="5C20DE20" w14:textId="2CE06273" w:rsidR="006D2C8F" w:rsidRDefault="00195A35" w:rsidP="008B13F3">
      <w:pPr>
        <w:spacing w:line="480" w:lineRule="auto"/>
        <w:jc w:val="both"/>
      </w:pPr>
      <m:oMath>
        <m:r>
          <w:rPr>
            <w:rFonts w:ascii="Cambria Math" w:hAnsi="Cambria Math"/>
          </w:rPr>
          <m:t>i</m:t>
        </m:r>
      </m:oMath>
      <w:r>
        <w:t xml:space="preserve"> represents the </w:t>
      </w:r>
      <m:oMath>
        <m:r>
          <w:rPr>
            <w:rFonts w:ascii="Cambria Math" w:hAnsi="Cambria Math"/>
          </w:rPr>
          <m:t>i</m:t>
        </m:r>
      </m:oMath>
      <w:r w:rsidRPr="00195A35">
        <w:rPr>
          <w:vertAlign w:val="superscript"/>
        </w:rPr>
        <w:t>th</w:t>
      </w:r>
      <w:r>
        <w:t xml:space="preserve"> genus. </w:t>
      </w:r>
      <w:r w:rsidR="00BF3F39">
        <w:t xml:space="preserve">Variables </w:t>
      </w:r>
      <m:oMath>
        <m:r>
          <w:rPr>
            <w:rFonts w:ascii="Cambria Math" w:eastAsiaTheme="minorEastAsia" w:hAnsi="Cambria Math"/>
          </w:rPr>
          <m:t>o</m:t>
        </m:r>
      </m:oMath>
      <w:r w:rsidR="00BF3F39">
        <w:t xml:space="preserve"> and </w:t>
      </w:r>
      <m:oMath>
        <m:r>
          <w:rPr>
            <w:rFonts w:ascii="Cambria Math" w:eastAsiaTheme="minorEastAsia" w:hAnsi="Cambria Math"/>
          </w:rPr>
          <m:t>d</m:t>
        </m:r>
      </m:oMath>
      <w:r w:rsidR="00BF3F39">
        <w:rPr>
          <w:i/>
        </w:rPr>
        <w:t xml:space="preserve"> </w:t>
      </w:r>
      <w:r w:rsidR="0096248D">
        <w:t xml:space="preserve">are defined as above but calculated for </w:t>
      </w:r>
      <w:r w:rsidR="00BF3F39">
        <w:t>each genus</w:t>
      </w:r>
      <w:r w:rsidR="003C6F2B">
        <w:t xml:space="preserve">, </w:t>
      </w:r>
      <m:oMath>
        <m:sSub>
          <m:sSubPr>
            <m:ctrlPr>
              <w:ins w:id="80"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oMath>
      <w:r w:rsidR="003C6F2B">
        <w:t xml:space="preserve"> is the </w:t>
      </w:r>
      <w:r w:rsidR="00B05F34">
        <w:t>number of individuals in a genus</w:t>
      </w:r>
      <w:r w:rsidR="003C6F2B">
        <w:t xml:space="preserve"> and</w:t>
      </w:r>
      <w:r w:rsidR="00BF3F39">
        <w:t xml:space="preserve"> </w:t>
      </w:r>
      <m:oMath>
        <m:sSub>
          <m:sSubPr>
            <m:ctrlPr>
              <w:ins w:id="81"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oMath>
      <w:r w:rsidR="00BF3F39">
        <w:t xml:space="preserve"> is the number of possible pairwise combinations within genus. </w:t>
      </w:r>
      <w:r w:rsidR="00BF3F39" w:rsidRPr="00BF3F39">
        <w:t>Using</w:t>
      </w:r>
      <w:r w:rsidR="00BF3F39">
        <w:t xml:space="preserve"> this method, we were able to account for the size of genus in our phylogenetic variance estimates.</w:t>
      </w:r>
      <w:r w:rsidR="004F3F11">
        <w:t xml:space="preserve"> </w:t>
      </w:r>
      <w:r w:rsidR="008A4D6F">
        <w:t>We implement t</w:t>
      </w:r>
      <w:r w:rsidR="004F3F11">
        <w:t xml:space="preserve">his algorithm in the R package </w:t>
      </w:r>
      <w:proofErr w:type="spellStart"/>
      <w:r w:rsidR="004F3F11">
        <w:t>VCVglmm</w:t>
      </w:r>
      <w:proofErr w:type="spellEnd"/>
      <w:r w:rsidR="000A4E69">
        <w:t xml:space="preserve"> </w:t>
      </w:r>
      <w:r w:rsidR="000A4E69">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0A4E69">
        <w:fldChar w:fldCharType="separate"/>
      </w:r>
      <w:r w:rsidR="005D10D1">
        <w:rPr>
          <w:noProof/>
        </w:rPr>
        <w:t>(Brown, 2019)</w:t>
      </w:r>
      <w:r w:rsidR="000A4E69">
        <w:fldChar w:fldCharType="end"/>
      </w:r>
      <w:r w:rsidR="004F3F11">
        <w:t>.</w:t>
      </w:r>
      <w:r w:rsidR="00BF3F39">
        <w:t xml:space="preserve"> </w:t>
      </w:r>
      <w:r w:rsidR="00825E25">
        <w:t>Lastly, p</w:t>
      </w:r>
      <w:r w:rsidR="00BF3F39">
        <w:t>hylogenetic signal was calculated</w:t>
      </w:r>
      <w:r w:rsidR="00825E25">
        <w:t xml:space="preserve"> </w:t>
      </w:r>
      <w:r w:rsidR="00187956">
        <w:t>using</w:t>
      </w:r>
      <w:r w:rsidR="00825E25">
        <w:t>:</w:t>
      </w:r>
    </w:p>
    <w:p w14:paraId="595DAF42" w14:textId="444D3D39" w:rsidR="00825E25" w:rsidRDefault="007A0892" w:rsidP="008B13F3">
      <w:pPr>
        <w:spacing w:line="480" w:lineRule="auto"/>
        <w:jc w:val="both"/>
      </w:pPr>
      <m:oMathPara>
        <m:oMath>
          <m:f>
            <m:fPr>
              <m:ctrlPr>
                <w:ins w:id="82" w:author="TWYFORD Alex" w:date="2020-06-26T13:50:00Z">
                  <w:rPr>
                    <w:rFonts w:ascii="Cambria Math" w:hAnsi="Cambria Math"/>
                    <w:i/>
                  </w:rPr>
                </w:ins>
              </m:ctrlPr>
            </m:fPr>
            <m:num>
              <m:sSubSup>
                <m:sSubSupPr>
                  <m:ctrlPr>
                    <w:ins w:id="83"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84" w:author="TWYFORD Alex" w:date="2020-06-26T13:50:00Z">
                      <w:rPr>
                        <w:rFonts w:ascii="Cambria Math" w:hAnsi="Cambria Math"/>
                        <w:i/>
                      </w:rPr>
                    </w:ins>
                  </m:ctrlPr>
                </m:sSubPr>
                <m:e>
                  <m:acc>
                    <m:accPr>
                      <m:chr m:val="̅"/>
                      <m:ctrlPr>
                        <w:ins w:id="85"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num>
            <m:den>
              <m:sSubSup>
                <m:sSubSupPr>
                  <m:ctrlPr>
                    <w:ins w:id="86"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87" w:author="TWYFORD Alex" w:date="2020-06-26T13:5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88"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89" w:author="TWYFORD Alex" w:date="2020-06-26T13:50:00Z">
                      <w:rPr>
                        <w:rFonts w:ascii="Cambria Math" w:hAnsi="Cambria Math"/>
                        <w:i/>
                      </w:rPr>
                    </w:ins>
                  </m:ctrlPr>
                </m:sSubPr>
                <m:e>
                  <m:acc>
                    <m:accPr>
                      <m:chr m:val="̅"/>
                      <m:ctrlPr>
                        <w:ins w:id="90"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den>
          </m:f>
        </m:oMath>
      </m:oMathPara>
    </w:p>
    <w:p w14:paraId="5774FF63" w14:textId="521947DA" w:rsidR="00B14FE0" w:rsidRDefault="00B34412" w:rsidP="008B13F3">
      <w:pPr>
        <w:spacing w:line="480" w:lineRule="auto"/>
        <w:jc w:val="both"/>
      </w:pPr>
      <w:r>
        <w:t xml:space="preserve">All </w:t>
      </w:r>
      <w:r w:rsidR="00F3010D">
        <w:t>parameters</w:t>
      </w:r>
      <w:r>
        <w:t xml:space="preserve"> are sampled from the posterior distribution of each </w:t>
      </w:r>
      <w:r w:rsidR="00F3010D">
        <w:t>coefficient</w:t>
      </w:r>
      <w:r>
        <w:t xml:space="preserve">, and distributions are summarised using modes and highest posterior density intervals at the 95% level. </w:t>
      </w:r>
      <w:r w:rsidR="00D2095A">
        <w:t>P-values were taken directly from model output for continuous covariates or categorical covariates with only two levels, otherwise (for life history effects)</w:t>
      </w:r>
      <w:r w:rsidR="008A612A">
        <w:t xml:space="preserve"> Wald Tests jointly tested all factor levels </w:t>
      </w:r>
      <w:r w:rsidR="008A612A">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8A612A">
        <w:fldChar w:fldCharType="separate"/>
      </w:r>
      <w:r w:rsidR="005D10D1">
        <w:rPr>
          <w:noProof/>
        </w:rPr>
        <w:t>(Brown, 2019)</w:t>
      </w:r>
      <w:r w:rsidR="008A612A">
        <w:fldChar w:fldCharType="end"/>
      </w:r>
      <w:r w:rsidR="008A612A">
        <w:t xml:space="preserve">. </w:t>
      </w:r>
      <w:r w:rsidR="00607987">
        <w:t>Gen</w:t>
      </w:r>
      <w:r w:rsidR="008364A6">
        <w:t>etic</w:t>
      </w:r>
      <w:r w:rsidR="00607987">
        <w:t xml:space="preserve"> distance comparisons were made </w:t>
      </w:r>
      <w:r w:rsidR="00860E5F">
        <w:t xml:space="preserve">using </w:t>
      </w:r>
      <w:r w:rsidR="00243418">
        <w:t>Wil</w:t>
      </w:r>
      <w:r w:rsidR="0018124A">
        <w:t>cox</w:t>
      </w:r>
      <w:r w:rsidR="00243418">
        <w:t>on tests on the pairwise genetic distances, which does not assume that the distances approximate any distribution</w:t>
      </w:r>
      <w:r w:rsidR="00607987">
        <w:t>.</w:t>
      </w:r>
      <w:r w:rsidR="00542D96">
        <w:t xml:space="preserve"> </w:t>
      </w:r>
      <w:r w:rsidR="00B14FE0">
        <w:t xml:space="preserve">All </w:t>
      </w:r>
      <w:r w:rsidR="00B622FF">
        <w:t xml:space="preserve">data and </w:t>
      </w:r>
      <w:r w:rsidR="00B14FE0">
        <w:t xml:space="preserve">code for analyses </w:t>
      </w:r>
      <w:r w:rsidR="00E7006F">
        <w:t>are</w:t>
      </w:r>
      <w:r w:rsidR="00B14FE0">
        <w:t xml:space="preserve"> available</w:t>
      </w:r>
      <w:r w:rsidR="002D6B41">
        <w:t xml:space="preserve"> at </w:t>
      </w:r>
      <w:hyperlink r:id="rId19" w:history="1">
        <w:r w:rsidR="003A2B53" w:rsidRPr="00784AE1">
          <w:rPr>
            <w:rStyle w:val="Hyperlink"/>
          </w:rPr>
          <w:t>https://github.com/Euphrasiologist/XXX</w:t>
        </w:r>
      </w:hyperlink>
      <w:r w:rsidR="000A4E69">
        <w:t>.</w:t>
      </w:r>
    </w:p>
    <w:p w14:paraId="7CE878D9" w14:textId="77777777" w:rsidR="003A2B53" w:rsidRDefault="003A2B53" w:rsidP="008B13F3">
      <w:pPr>
        <w:spacing w:line="480" w:lineRule="auto"/>
        <w:jc w:val="both"/>
      </w:pPr>
    </w:p>
    <w:p w14:paraId="170FFD89" w14:textId="5B7E267E" w:rsidR="00E7006F" w:rsidRDefault="00E7006F" w:rsidP="008B13F3">
      <w:pPr>
        <w:spacing w:line="480" w:lineRule="auto"/>
        <w:jc w:val="both"/>
      </w:pPr>
    </w:p>
    <w:p w14:paraId="388763E0" w14:textId="77777777" w:rsidR="00E1460F" w:rsidRDefault="00E1460F" w:rsidP="008B13F3">
      <w:pPr>
        <w:spacing w:line="480" w:lineRule="auto"/>
        <w:jc w:val="both"/>
        <w:rPr>
          <w:b/>
          <w:u w:val="single"/>
        </w:rPr>
      </w:pPr>
    </w:p>
    <w:p w14:paraId="031C6D90" w14:textId="53527D57" w:rsidR="00653646" w:rsidRPr="00936DD3" w:rsidRDefault="00F947A3" w:rsidP="008D5CB6">
      <w:pPr>
        <w:spacing w:line="480" w:lineRule="auto"/>
        <w:rPr>
          <w:b/>
          <w:u w:val="single"/>
        </w:rPr>
      </w:pPr>
      <w:r w:rsidRPr="00936DD3">
        <w:rPr>
          <w:b/>
          <w:u w:val="single"/>
        </w:rPr>
        <w:t>References:</w:t>
      </w:r>
      <w:r w:rsidR="00416862">
        <w:rPr>
          <w:b/>
          <w:u w:val="single"/>
        </w:rPr>
        <w:t xml:space="preserve"> [not yet formatted]</w:t>
      </w:r>
    </w:p>
    <w:p w14:paraId="56FD6D86" w14:textId="77777777" w:rsidR="00723284" w:rsidRPr="00723284" w:rsidRDefault="00653646" w:rsidP="00723284">
      <w:pPr>
        <w:pStyle w:val="EndNoteBibliography"/>
        <w:spacing w:after="0"/>
        <w:ind w:left="720" w:hanging="720"/>
        <w:rPr>
          <w:noProof/>
        </w:rPr>
      </w:pPr>
      <w:r>
        <w:fldChar w:fldCharType="begin"/>
      </w:r>
      <w:r>
        <w:instrText xml:space="preserve"> ADDIN EN.REFLIST </w:instrText>
      </w:r>
      <w:r>
        <w:fldChar w:fldCharType="separate"/>
      </w:r>
      <w:r w:rsidR="00723284" w:rsidRPr="00723284">
        <w:rPr>
          <w:noProof/>
        </w:rPr>
        <w:t xml:space="preserve">ABBOTT, R. J. 1992. PLANT INVASIONS, INTERSPECIFIC HYBRIDIZATION AND THE EVOLUTION OF NEW PLANT TAXA. </w:t>
      </w:r>
      <w:r w:rsidR="00723284" w:rsidRPr="00723284">
        <w:rPr>
          <w:i/>
          <w:noProof/>
        </w:rPr>
        <w:t>Trends in Ecology &amp; Evolution,</w:t>
      </w:r>
      <w:r w:rsidR="00723284" w:rsidRPr="00723284">
        <w:rPr>
          <w:noProof/>
        </w:rPr>
        <w:t xml:space="preserve"> 7</w:t>
      </w:r>
      <w:r w:rsidR="00723284" w:rsidRPr="00723284">
        <w:rPr>
          <w:b/>
          <w:noProof/>
        </w:rPr>
        <w:t>,</w:t>
      </w:r>
      <w:r w:rsidR="00723284" w:rsidRPr="00723284">
        <w:rPr>
          <w:noProof/>
        </w:rPr>
        <w:t xml:space="preserve"> 401-405.</w:t>
      </w:r>
    </w:p>
    <w:p w14:paraId="4930B470" w14:textId="77777777" w:rsidR="00723284" w:rsidRPr="00723284" w:rsidRDefault="00723284" w:rsidP="00723284">
      <w:pPr>
        <w:pStyle w:val="EndNoteBibliography"/>
        <w:spacing w:after="0"/>
        <w:ind w:left="720" w:hanging="720"/>
        <w:rPr>
          <w:noProof/>
        </w:rPr>
      </w:pPr>
      <w:r w:rsidRPr="00723284">
        <w:rPr>
          <w:noProof/>
        </w:rPr>
        <w:t xml:space="preserve">ABBOTT, R. J., BRENNAN, A. C., JAMES, J. K., FORBES, D. G., HEGARTY, M. J. &amp; HISCOCK, S. J. 2009. Recent hybrid origin and invasion of the British Isles by a self-incompatible species, Oxford ragwort (Senecio squalidus L., Asteraceae). </w:t>
      </w:r>
      <w:r w:rsidRPr="00723284">
        <w:rPr>
          <w:i/>
          <w:noProof/>
        </w:rPr>
        <w:t>Biological Invasions,</w:t>
      </w:r>
      <w:r w:rsidRPr="00723284">
        <w:rPr>
          <w:noProof/>
        </w:rPr>
        <w:t xml:space="preserve"> 11</w:t>
      </w:r>
      <w:r w:rsidRPr="00723284">
        <w:rPr>
          <w:b/>
          <w:noProof/>
        </w:rPr>
        <w:t>,</w:t>
      </w:r>
      <w:r w:rsidRPr="00723284">
        <w:rPr>
          <w:noProof/>
        </w:rPr>
        <w:t xml:space="preserve"> 1145-1158.</w:t>
      </w:r>
    </w:p>
    <w:p w14:paraId="4AF1CE88" w14:textId="77777777" w:rsidR="00723284" w:rsidRPr="00723284" w:rsidRDefault="00723284" w:rsidP="00723284">
      <w:pPr>
        <w:pStyle w:val="EndNoteBibliography"/>
        <w:spacing w:after="0"/>
        <w:ind w:left="720" w:hanging="720"/>
        <w:rPr>
          <w:noProof/>
        </w:rPr>
      </w:pPr>
      <w:r w:rsidRPr="00723284">
        <w:rPr>
          <w:noProof/>
        </w:rPr>
        <w:t xml:space="preserve">ABBOTT, R. J. &amp; LOWE, A. J. 2004. Origins, establishment and evolution of new polyploid species: Senecio cambrensis and S-eboracensis in the British Isles. </w:t>
      </w:r>
      <w:r w:rsidRPr="00723284">
        <w:rPr>
          <w:i/>
          <w:noProof/>
        </w:rPr>
        <w:t>Biological Journal of the Linnean Society,</w:t>
      </w:r>
      <w:r w:rsidRPr="00723284">
        <w:rPr>
          <w:noProof/>
        </w:rPr>
        <w:t xml:space="preserve"> 82</w:t>
      </w:r>
      <w:r w:rsidRPr="00723284">
        <w:rPr>
          <w:b/>
          <w:noProof/>
        </w:rPr>
        <w:t>,</w:t>
      </w:r>
      <w:r w:rsidRPr="00723284">
        <w:rPr>
          <w:noProof/>
        </w:rPr>
        <w:t xml:space="preserve"> 467-474.</w:t>
      </w:r>
    </w:p>
    <w:p w14:paraId="36A60692" w14:textId="77777777" w:rsidR="00723284" w:rsidRPr="00723284" w:rsidRDefault="00723284" w:rsidP="00723284">
      <w:pPr>
        <w:pStyle w:val="EndNoteBibliography"/>
        <w:spacing w:after="0"/>
        <w:ind w:left="720" w:hanging="720"/>
        <w:rPr>
          <w:noProof/>
        </w:rPr>
      </w:pPr>
      <w:r w:rsidRPr="00723284">
        <w:rPr>
          <w:noProof/>
        </w:rPr>
        <w:lastRenderedPageBreak/>
        <w:t xml:space="preserve">AINOUCHE, M. L., FORTUNE, P. M., SALMON, A., PARISOD, C., GRANDBASTIEN, M. A., FUKUNAGA, K., RICOU, M. &amp; MISSET, M. T. 2009. Hybridization, polyploidy and invasion: lessons from Spartina (Poaceae). </w:t>
      </w:r>
      <w:r w:rsidRPr="00723284">
        <w:rPr>
          <w:i/>
          <w:noProof/>
        </w:rPr>
        <w:t>Biological Invasions,</w:t>
      </w:r>
      <w:r w:rsidRPr="00723284">
        <w:rPr>
          <w:noProof/>
        </w:rPr>
        <w:t xml:space="preserve"> 11</w:t>
      </w:r>
      <w:r w:rsidRPr="00723284">
        <w:rPr>
          <w:b/>
          <w:noProof/>
        </w:rPr>
        <w:t>,</w:t>
      </w:r>
      <w:r w:rsidRPr="00723284">
        <w:rPr>
          <w:noProof/>
        </w:rPr>
        <w:t xml:space="preserve"> 1159-1173.</w:t>
      </w:r>
    </w:p>
    <w:p w14:paraId="56AC4AA9" w14:textId="77777777" w:rsidR="00723284" w:rsidRPr="00723284" w:rsidRDefault="00723284" w:rsidP="00723284">
      <w:pPr>
        <w:pStyle w:val="EndNoteBibliography"/>
        <w:spacing w:after="0"/>
        <w:ind w:left="720" w:hanging="720"/>
        <w:rPr>
          <w:noProof/>
        </w:rPr>
      </w:pPr>
      <w:r w:rsidRPr="00723284">
        <w:rPr>
          <w:noProof/>
        </w:rPr>
        <w:t xml:space="preserve">BARDY, K. E., SCHONSWETTER, P., SCHNEEWEISS, G. M., FISCHER, M. A. &amp; ALBACH, D. C. 2011. Extensive gene flow blurs species boundaries among Veronica barrelieri, V. orchidea and V. spicata (Plantaginaceae) in southeastern Europe. </w:t>
      </w:r>
      <w:r w:rsidRPr="00723284">
        <w:rPr>
          <w:i/>
          <w:noProof/>
        </w:rPr>
        <w:t>Taxon,</w:t>
      </w:r>
      <w:r w:rsidRPr="00723284">
        <w:rPr>
          <w:noProof/>
        </w:rPr>
        <w:t xml:space="preserve"> 60</w:t>
      </w:r>
      <w:r w:rsidRPr="00723284">
        <w:rPr>
          <w:b/>
          <w:noProof/>
        </w:rPr>
        <w:t>,</w:t>
      </w:r>
      <w:r w:rsidRPr="00723284">
        <w:rPr>
          <w:noProof/>
        </w:rPr>
        <w:t xml:space="preserve"> 108-121.</w:t>
      </w:r>
    </w:p>
    <w:p w14:paraId="59879A91" w14:textId="77777777" w:rsidR="00723284" w:rsidRPr="00723284" w:rsidRDefault="00723284" w:rsidP="00723284">
      <w:pPr>
        <w:pStyle w:val="EndNoteBibliography"/>
        <w:spacing w:after="0"/>
        <w:ind w:left="720" w:hanging="720"/>
        <w:rPr>
          <w:noProof/>
        </w:rPr>
      </w:pPr>
      <w:r w:rsidRPr="00723284">
        <w:rPr>
          <w:noProof/>
        </w:rPr>
        <w:t xml:space="preserve">BECKER, M., GRUENHEIT, N., STEEL, M., VOELCKEL, C., DEUSCH, O., HEENAN, P. B., MCLENACHAN, P. A., KARDAILSKY, O., LEIGH, J. W. &amp; LOCKHART, P. J. 2013. Hybridization may facilitate in situ survival of endemic species through periods of climate change. </w:t>
      </w:r>
      <w:r w:rsidRPr="00723284">
        <w:rPr>
          <w:i/>
          <w:noProof/>
        </w:rPr>
        <w:t>Nature Climate Change,</w:t>
      </w:r>
      <w:r w:rsidRPr="00723284">
        <w:rPr>
          <w:noProof/>
        </w:rPr>
        <w:t xml:space="preserve"> 3</w:t>
      </w:r>
      <w:r w:rsidRPr="00723284">
        <w:rPr>
          <w:b/>
          <w:noProof/>
        </w:rPr>
        <w:t>,</w:t>
      </w:r>
      <w:r w:rsidRPr="00723284">
        <w:rPr>
          <w:noProof/>
        </w:rPr>
        <w:t xml:space="preserve"> 1039-1043.</w:t>
      </w:r>
    </w:p>
    <w:p w14:paraId="628AB35F" w14:textId="77777777" w:rsidR="00723284" w:rsidRPr="00723284" w:rsidRDefault="00723284" w:rsidP="00723284">
      <w:pPr>
        <w:pStyle w:val="EndNoteBibliography"/>
        <w:spacing w:after="0"/>
        <w:ind w:left="720" w:hanging="720"/>
        <w:rPr>
          <w:noProof/>
        </w:rPr>
      </w:pPr>
      <w:r w:rsidRPr="00723284">
        <w:rPr>
          <w:noProof/>
        </w:rPr>
        <w:t xml:space="preserve">BEDDOWS, I. &amp; ROSE, L. E. 2018. Factors determining hybridization rate in plants: A case study in Michigan. </w:t>
      </w:r>
      <w:r w:rsidRPr="00723284">
        <w:rPr>
          <w:i/>
          <w:noProof/>
        </w:rPr>
        <w:t>Perspectives in Plant Ecology Evolution and Systematics,</w:t>
      </w:r>
      <w:r w:rsidRPr="00723284">
        <w:rPr>
          <w:noProof/>
        </w:rPr>
        <w:t xml:space="preserve"> 34</w:t>
      </w:r>
      <w:r w:rsidRPr="00723284">
        <w:rPr>
          <w:b/>
          <w:noProof/>
        </w:rPr>
        <w:t>,</w:t>
      </w:r>
      <w:r w:rsidRPr="00723284">
        <w:rPr>
          <w:noProof/>
        </w:rPr>
        <w:t xml:space="preserve"> 51-60.</w:t>
      </w:r>
    </w:p>
    <w:p w14:paraId="4C624A6F" w14:textId="77777777" w:rsidR="00723284" w:rsidRPr="00723284" w:rsidRDefault="00723284" w:rsidP="00723284">
      <w:pPr>
        <w:pStyle w:val="EndNoteBibliography"/>
        <w:spacing w:after="0"/>
        <w:ind w:left="720" w:hanging="720"/>
        <w:rPr>
          <w:noProof/>
        </w:rPr>
      </w:pPr>
      <w:r w:rsidRPr="00723284">
        <w:rPr>
          <w:noProof/>
        </w:rPr>
        <w:t xml:space="preserve">BITTENCOURT, N. S. 2019. Reproductive systems and low outbreeding barriers between Jacaranda cuspidifolia and J. mimosifolia (Jacarandeae, Bignoniaceae). </w:t>
      </w:r>
      <w:r w:rsidRPr="00723284">
        <w:rPr>
          <w:i/>
          <w:noProof/>
        </w:rPr>
        <w:t>Nordic Journal of Botany,</w:t>
      </w:r>
      <w:r w:rsidRPr="00723284">
        <w:rPr>
          <w:noProof/>
        </w:rPr>
        <w:t xml:space="preserve"> 37</w:t>
      </w:r>
      <w:r w:rsidRPr="00723284">
        <w:rPr>
          <w:b/>
          <w:noProof/>
        </w:rPr>
        <w:t>,</w:t>
      </w:r>
      <w:r w:rsidRPr="00723284">
        <w:rPr>
          <w:noProof/>
        </w:rPr>
        <w:t xml:space="preserve"> 12.</w:t>
      </w:r>
    </w:p>
    <w:p w14:paraId="42EC7001" w14:textId="77777777" w:rsidR="00723284" w:rsidRPr="00723284" w:rsidRDefault="00723284" w:rsidP="00723284">
      <w:pPr>
        <w:pStyle w:val="EndNoteBibliography"/>
        <w:spacing w:after="0"/>
        <w:ind w:left="720" w:hanging="720"/>
        <w:rPr>
          <w:noProof/>
        </w:rPr>
      </w:pPr>
      <w:r w:rsidRPr="00723284">
        <w:rPr>
          <w:noProof/>
        </w:rPr>
        <w:t xml:space="preserve">BROWN, J. H. 1984. ON THE RELATIONSHIP BETWEEN ABUNDANCE AND DISTRIBUTION OF SPECIES. </w:t>
      </w:r>
      <w:r w:rsidRPr="00723284">
        <w:rPr>
          <w:i/>
          <w:noProof/>
        </w:rPr>
        <w:t>American Naturalist,</w:t>
      </w:r>
      <w:r w:rsidRPr="00723284">
        <w:rPr>
          <w:noProof/>
        </w:rPr>
        <w:t xml:space="preserve"> 124</w:t>
      </w:r>
      <w:r w:rsidRPr="00723284">
        <w:rPr>
          <w:b/>
          <w:noProof/>
        </w:rPr>
        <w:t>,</w:t>
      </w:r>
      <w:r w:rsidRPr="00723284">
        <w:rPr>
          <w:noProof/>
        </w:rPr>
        <w:t xml:space="preserve"> 255-279.</w:t>
      </w:r>
    </w:p>
    <w:p w14:paraId="08EA9801" w14:textId="77777777" w:rsidR="00723284" w:rsidRPr="00723284" w:rsidRDefault="00723284" w:rsidP="00723284">
      <w:pPr>
        <w:pStyle w:val="EndNoteBibliography"/>
        <w:spacing w:after="0"/>
        <w:ind w:left="720" w:hanging="720"/>
        <w:rPr>
          <w:noProof/>
        </w:rPr>
      </w:pPr>
      <w:r w:rsidRPr="00723284">
        <w:rPr>
          <w:noProof/>
        </w:rPr>
        <w:t>BROWN, M. 2019. VCVglmm: Manipulating model outputs from MCMCglmm and lme4 objects, usually involving  variance-covariance matrices. 0.1.0 ed.</w:t>
      </w:r>
    </w:p>
    <w:p w14:paraId="468FD8D2" w14:textId="77777777" w:rsidR="00723284" w:rsidRPr="00723284" w:rsidRDefault="00723284" w:rsidP="00723284">
      <w:pPr>
        <w:pStyle w:val="EndNoteBibliography"/>
        <w:spacing w:after="0"/>
        <w:ind w:left="720" w:hanging="720"/>
        <w:rPr>
          <w:noProof/>
        </w:rPr>
      </w:pPr>
      <w:r w:rsidRPr="00723284">
        <w:rPr>
          <w:noProof/>
        </w:rPr>
        <w:t xml:space="preserve">BRYS, R., VANDEN BROECK, A., MERGEAY, J. &amp; JACQUEMYN, H. 2014. THE CONTRIBUTION OF MATING SYSTEM VARIATION TO REPRODUCTIVE ISOLATION IN TWO CLOSELY RELATED CENTAURIUM SPECIES ( GENTIANACEAE) WITH A GENERALIZED FLOWER MORPHOLOGY. </w:t>
      </w:r>
      <w:r w:rsidRPr="00723284">
        <w:rPr>
          <w:i/>
          <w:noProof/>
        </w:rPr>
        <w:t>Evolution,</w:t>
      </w:r>
      <w:r w:rsidRPr="00723284">
        <w:rPr>
          <w:noProof/>
        </w:rPr>
        <w:t xml:space="preserve"> 68</w:t>
      </w:r>
      <w:r w:rsidRPr="00723284">
        <w:rPr>
          <w:b/>
          <w:noProof/>
        </w:rPr>
        <w:t>,</w:t>
      </w:r>
      <w:r w:rsidRPr="00723284">
        <w:rPr>
          <w:noProof/>
        </w:rPr>
        <w:t xml:space="preserve"> 1281-1293.</w:t>
      </w:r>
    </w:p>
    <w:p w14:paraId="038CE83B" w14:textId="08DE0574" w:rsidR="00723284" w:rsidRPr="00723284" w:rsidRDefault="00723284" w:rsidP="00723284">
      <w:pPr>
        <w:pStyle w:val="EndNoteBibliography"/>
        <w:spacing w:after="0"/>
        <w:ind w:left="720" w:hanging="720"/>
        <w:rPr>
          <w:noProof/>
        </w:rPr>
      </w:pPr>
      <w:r w:rsidRPr="00723284">
        <w:rPr>
          <w:noProof/>
        </w:rPr>
        <w:t xml:space="preserve">BSBI. 2019. </w:t>
      </w:r>
      <w:r w:rsidRPr="00723284">
        <w:rPr>
          <w:i/>
          <w:noProof/>
        </w:rPr>
        <w:t xml:space="preserve">BSBI Cytology database </w:t>
      </w:r>
      <w:r w:rsidRPr="00723284">
        <w:rPr>
          <w:noProof/>
        </w:rPr>
        <w:t xml:space="preserve">[Online]. </w:t>
      </w:r>
      <w:hyperlink r:id="rId20" w:history="1">
        <w:r w:rsidRPr="00723284">
          <w:rPr>
            <w:rStyle w:val="Hyperlink"/>
            <w:noProof/>
          </w:rPr>
          <w:t>http://rbg-web2.rbge.org.uk/BSBI/cytsearch.php</w:t>
        </w:r>
      </w:hyperlink>
      <w:r w:rsidRPr="00723284">
        <w:rPr>
          <w:noProof/>
        </w:rPr>
        <w:t>.  [Accessed 2019].</w:t>
      </w:r>
    </w:p>
    <w:p w14:paraId="0CE1EC66" w14:textId="77777777" w:rsidR="00723284" w:rsidRPr="00723284" w:rsidRDefault="00723284" w:rsidP="00723284">
      <w:pPr>
        <w:pStyle w:val="EndNoteBibliography"/>
        <w:spacing w:after="0"/>
        <w:ind w:left="720" w:hanging="720"/>
        <w:rPr>
          <w:noProof/>
        </w:rPr>
      </w:pPr>
      <w:r w:rsidRPr="00723284">
        <w:rPr>
          <w:noProof/>
        </w:rPr>
        <w:t xml:space="preserve">CHAPMAN, M. A. &amp; ABBOTT, R. J. 2010. Introgression of fitness genes across a ploidy barrier. </w:t>
      </w:r>
      <w:r w:rsidRPr="00723284">
        <w:rPr>
          <w:i/>
          <w:noProof/>
        </w:rPr>
        <w:t>New Phytologist,</w:t>
      </w:r>
      <w:r w:rsidRPr="00723284">
        <w:rPr>
          <w:noProof/>
        </w:rPr>
        <w:t xml:space="preserve"> 186</w:t>
      </w:r>
      <w:r w:rsidRPr="00723284">
        <w:rPr>
          <w:b/>
          <w:noProof/>
        </w:rPr>
        <w:t>,</w:t>
      </w:r>
      <w:r w:rsidRPr="00723284">
        <w:rPr>
          <w:noProof/>
        </w:rPr>
        <w:t xml:space="preserve"> 63-71.</w:t>
      </w:r>
    </w:p>
    <w:p w14:paraId="4DB9B394" w14:textId="77777777" w:rsidR="00723284" w:rsidRPr="00723284" w:rsidRDefault="00723284" w:rsidP="00723284">
      <w:pPr>
        <w:pStyle w:val="EndNoteBibliography"/>
        <w:spacing w:after="0"/>
        <w:ind w:left="720" w:hanging="720"/>
        <w:rPr>
          <w:noProof/>
        </w:rPr>
      </w:pPr>
      <w:r w:rsidRPr="00723284">
        <w:rPr>
          <w:noProof/>
        </w:rPr>
        <w:t xml:space="preserve">CHAPMAN, M. A. &amp; BURKE, J. M. 2007. Genetic divergence and hybrid speciation. </w:t>
      </w:r>
      <w:r w:rsidRPr="00723284">
        <w:rPr>
          <w:i/>
          <w:noProof/>
        </w:rPr>
        <w:t>Evolution,</w:t>
      </w:r>
      <w:r w:rsidRPr="00723284">
        <w:rPr>
          <w:noProof/>
        </w:rPr>
        <w:t xml:space="preserve"> 61</w:t>
      </w:r>
      <w:r w:rsidRPr="00723284">
        <w:rPr>
          <w:b/>
          <w:noProof/>
        </w:rPr>
        <w:t>,</w:t>
      </w:r>
      <w:r w:rsidRPr="00723284">
        <w:rPr>
          <w:noProof/>
        </w:rPr>
        <w:t xml:space="preserve"> 1773-1780.</w:t>
      </w:r>
    </w:p>
    <w:p w14:paraId="7D8FA221" w14:textId="77777777" w:rsidR="00723284" w:rsidRPr="00723284" w:rsidRDefault="00723284" w:rsidP="00723284">
      <w:pPr>
        <w:pStyle w:val="EndNoteBibliography"/>
        <w:spacing w:after="0"/>
        <w:ind w:left="720" w:hanging="720"/>
        <w:rPr>
          <w:noProof/>
        </w:rPr>
      </w:pPr>
      <w:r w:rsidRPr="00723284">
        <w:rPr>
          <w:noProof/>
        </w:rPr>
        <w:t xml:space="preserve">CHARIF, D. &amp; LOBRY, J. R. 2007. SeqinR 1.0-2: a contributed package to the R project for statistical computing devoted to biological sequences retrieval and analysis. </w:t>
      </w:r>
      <w:r w:rsidRPr="00723284">
        <w:rPr>
          <w:i/>
          <w:noProof/>
        </w:rPr>
        <w:t>In:</w:t>
      </w:r>
      <w:r w:rsidRPr="00723284">
        <w:rPr>
          <w:noProof/>
        </w:rPr>
        <w:t xml:space="preserve"> BASTOLLA, U., PORTO, M., ROMAN, H. E. &amp; VENDRUSCOLO, M. (eds.) </w:t>
      </w:r>
      <w:r w:rsidRPr="00723284">
        <w:rPr>
          <w:i/>
          <w:noProof/>
        </w:rPr>
        <w:t>Structural approaches to sequence evolution.</w:t>
      </w:r>
      <w:r w:rsidRPr="00723284">
        <w:rPr>
          <w:noProof/>
        </w:rPr>
        <w:t xml:space="preserve"> Springr Verlag.</w:t>
      </w:r>
    </w:p>
    <w:p w14:paraId="3C54A01D" w14:textId="77777777" w:rsidR="00723284" w:rsidRPr="00723284" w:rsidRDefault="00723284" w:rsidP="00723284">
      <w:pPr>
        <w:pStyle w:val="EndNoteBibliography"/>
        <w:spacing w:after="0"/>
        <w:ind w:left="720" w:hanging="720"/>
        <w:rPr>
          <w:noProof/>
        </w:rPr>
      </w:pPr>
      <w:r w:rsidRPr="00723284">
        <w:rPr>
          <w:noProof/>
        </w:rPr>
        <w:t xml:space="preserve">DE HERT, K., JACQUEMYN, H., VAN GLABEKE, S., ROLDAN-RUIZ, I., VANDEPITTE, K., LEUS, L. &amp; HONNAY, O. 2012. Reproductive isolation and hybridization in sympatric populations of three Dactylorhiza species (Orchidaceae) with different ploidy levels. </w:t>
      </w:r>
      <w:r w:rsidRPr="00723284">
        <w:rPr>
          <w:i/>
          <w:noProof/>
        </w:rPr>
        <w:t>Annals of Botany,</w:t>
      </w:r>
      <w:r w:rsidRPr="00723284">
        <w:rPr>
          <w:noProof/>
        </w:rPr>
        <w:t xml:space="preserve"> 109</w:t>
      </w:r>
      <w:r w:rsidRPr="00723284">
        <w:rPr>
          <w:b/>
          <w:noProof/>
        </w:rPr>
        <w:t>,</w:t>
      </w:r>
      <w:r w:rsidRPr="00723284">
        <w:rPr>
          <w:noProof/>
        </w:rPr>
        <w:t xml:space="preserve"> 709-720.</w:t>
      </w:r>
    </w:p>
    <w:p w14:paraId="37CDADBC" w14:textId="77777777" w:rsidR="00723284" w:rsidRPr="00723284" w:rsidRDefault="00723284" w:rsidP="00723284">
      <w:pPr>
        <w:pStyle w:val="EndNoteBibliography"/>
        <w:spacing w:after="0"/>
        <w:ind w:left="720" w:hanging="720"/>
        <w:rPr>
          <w:noProof/>
        </w:rPr>
      </w:pPr>
      <w:r w:rsidRPr="00723284">
        <w:rPr>
          <w:noProof/>
        </w:rPr>
        <w:t>DOWLE, M. &amp; SRINIVASAN, A. 2019. data.table: Extension of `data.frame`. R package version 1.12.8 ed.</w:t>
      </w:r>
    </w:p>
    <w:p w14:paraId="3E288D0B" w14:textId="77777777" w:rsidR="00723284" w:rsidRPr="00723284" w:rsidRDefault="00723284" w:rsidP="00723284">
      <w:pPr>
        <w:pStyle w:val="EndNoteBibliography"/>
        <w:spacing w:after="0"/>
        <w:ind w:left="720" w:hanging="720"/>
        <w:rPr>
          <w:noProof/>
        </w:rPr>
      </w:pPr>
      <w:r w:rsidRPr="00723284">
        <w:rPr>
          <w:noProof/>
        </w:rPr>
        <w:t xml:space="preserve">EDMANDS, S. 2002. Does parental divergence predict reproductive compatibility? </w:t>
      </w:r>
      <w:r w:rsidRPr="00723284">
        <w:rPr>
          <w:i/>
          <w:noProof/>
        </w:rPr>
        <w:t>Trends in Ecology &amp; Evolution,</w:t>
      </w:r>
      <w:r w:rsidRPr="00723284">
        <w:rPr>
          <w:noProof/>
        </w:rPr>
        <w:t xml:space="preserve"> 17</w:t>
      </w:r>
      <w:r w:rsidRPr="00723284">
        <w:rPr>
          <w:b/>
          <w:noProof/>
        </w:rPr>
        <w:t>,</w:t>
      </w:r>
      <w:r w:rsidRPr="00723284">
        <w:rPr>
          <w:noProof/>
        </w:rPr>
        <w:t xml:space="preserve"> 520-527.</w:t>
      </w:r>
    </w:p>
    <w:p w14:paraId="0629A7B4" w14:textId="77777777" w:rsidR="00723284" w:rsidRPr="00723284" w:rsidRDefault="00723284" w:rsidP="00723284">
      <w:pPr>
        <w:pStyle w:val="EndNoteBibliography"/>
        <w:spacing w:after="0"/>
        <w:ind w:left="720" w:hanging="720"/>
        <w:rPr>
          <w:noProof/>
        </w:rPr>
      </w:pPr>
      <w:r w:rsidRPr="00723284">
        <w:rPr>
          <w:noProof/>
        </w:rPr>
        <w:t xml:space="preserve">ELKINGTON, T. T. 1984. CYTOGENETIC VARIATION IN THE BRITISH FLORA - ORIGINS AND SIGNIFICANCE. </w:t>
      </w:r>
      <w:r w:rsidRPr="00723284">
        <w:rPr>
          <w:i/>
          <w:noProof/>
        </w:rPr>
        <w:t>New Phytologist,</w:t>
      </w:r>
      <w:r w:rsidRPr="00723284">
        <w:rPr>
          <w:noProof/>
        </w:rPr>
        <w:t xml:space="preserve"> 98</w:t>
      </w:r>
      <w:r w:rsidRPr="00723284">
        <w:rPr>
          <w:b/>
          <w:noProof/>
        </w:rPr>
        <w:t>,</w:t>
      </w:r>
      <w:r w:rsidRPr="00723284">
        <w:rPr>
          <w:noProof/>
        </w:rPr>
        <w:t xml:space="preserve"> 101-118.</w:t>
      </w:r>
    </w:p>
    <w:p w14:paraId="35C0635B" w14:textId="77777777" w:rsidR="00723284" w:rsidRPr="00723284" w:rsidRDefault="00723284" w:rsidP="00723284">
      <w:pPr>
        <w:pStyle w:val="EndNoteBibliography"/>
        <w:spacing w:after="0"/>
        <w:ind w:left="720" w:hanging="720"/>
        <w:rPr>
          <w:noProof/>
        </w:rPr>
      </w:pPr>
      <w:r w:rsidRPr="00723284">
        <w:rPr>
          <w:noProof/>
        </w:rPr>
        <w:t xml:space="preserve">ELLSTRAND, N. C., WHITKUS, R. &amp; RIESEBERG, L. H. 1996. Distribution of spontaneous plant hybrids. </w:t>
      </w:r>
      <w:r w:rsidRPr="00723284">
        <w:rPr>
          <w:i/>
          <w:noProof/>
        </w:rPr>
        <w:t>Proceedings of the National Academy of Sciences of the United States of America,</w:t>
      </w:r>
      <w:r w:rsidRPr="00723284">
        <w:rPr>
          <w:noProof/>
        </w:rPr>
        <w:t xml:space="preserve"> 93</w:t>
      </w:r>
      <w:r w:rsidRPr="00723284">
        <w:rPr>
          <w:b/>
          <w:noProof/>
        </w:rPr>
        <w:t>,</w:t>
      </w:r>
      <w:r w:rsidRPr="00723284">
        <w:rPr>
          <w:noProof/>
        </w:rPr>
        <w:t xml:space="preserve"> 5090-5093.</w:t>
      </w:r>
    </w:p>
    <w:p w14:paraId="353B3544" w14:textId="77777777" w:rsidR="00723284" w:rsidRPr="00723284" w:rsidRDefault="00723284" w:rsidP="00723284">
      <w:pPr>
        <w:pStyle w:val="EndNoteBibliography"/>
        <w:spacing w:after="0"/>
        <w:ind w:left="720" w:hanging="720"/>
        <w:rPr>
          <w:noProof/>
        </w:rPr>
      </w:pPr>
      <w:r w:rsidRPr="00723284">
        <w:rPr>
          <w:noProof/>
        </w:rPr>
        <w:t xml:space="preserve">ENNOS, R. A., WHITLOCK, R., FAY, M. F., JONES, B., NEAVES, L. E., PAYNE, R., TAYLOR, I., DE VERE, N. &amp; HOLLINGSWORTH, P. M. 2012. Process-Based Species Action Plans: an approach to conserve contemporary evolutionary processes that sustain diversity in taxonomically complex groups. </w:t>
      </w:r>
      <w:r w:rsidRPr="00723284">
        <w:rPr>
          <w:i/>
          <w:noProof/>
        </w:rPr>
        <w:t>Botanical Journal of the Linnean Society,</w:t>
      </w:r>
      <w:r w:rsidRPr="00723284">
        <w:rPr>
          <w:noProof/>
        </w:rPr>
        <w:t xml:space="preserve"> 168</w:t>
      </w:r>
      <w:r w:rsidRPr="00723284">
        <w:rPr>
          <w:b/>
          <w:noProof/>
        </w:rPr>
        <w:t>,</w:t>
      </w:r>
      <w:r w:rsidRPr="00723284">
        <w:rPr>
          <w:noProof/>
        </w:rPr>
        <w:t xml:space="preserve"> 194-203.</w:t>
      </w:r>
    </w:p>
    <w:p w14:paraId="7BB99EEA" w14:textId="77777777" w:rsidR="00723284" w:rsidRPr="00723284" w:rsidRDefault="00723284" w:rsidP="00723284">
      <w:pPr>
        <w:pStyle w:val="EndNoteBibliography"/>
        <w:spacing w:after="0"/>
        <w:ind w:left="720" w:hanging="720"/>
        <w:rPr>
          <w:noProof/>
        </w:rPr>
      </w:pPr>
      <w:r w:rsidRPr="00723284">
        <w:rPr>
          <w:noProof/>
        </w:rPr>
        <w:t xml:space="preserve">EVANS, A. M. 1962. SPECIES HYBRIDIZATION IN TRIFOLIUM .1. METHODS OF OVERCOMING SPECIES INCOMPATIBILITY. </w:t>
      </w:r>
      <w:r w:rsidRPr="00723284">
        <w:rPr>
          <w:i/>
          <w:noProof/>
        </w:rPr>
        <w:t>Euphytica,</w:t>
      </w:r>
      <w:r w:rsidRPr="00723284">
        <w:rPr>
          <w:noProof/>
        </w:rPr>
        <w:t xml:space="preserve"> 11</w:t>
      </w:r>
      <w:r w:rsidRPr="00723284">
        <w:rPr>
          <w:b/>
          <w:noProof/>
        </w:rPr>
        <w:t>,</w:t>
      </w:r>
      <w:r w:rsidRPr="00723284">
        <w:rPr>
          <w:noProof/>
        </w:rPr>
        <w:t xml:space="preserve"> 164-&amp;.</w:t>
      </w:r>
    </w:p>
    <w:p w14:paraId="2D465205" w14:textId="77777777" w:rsidR="00723284" w:rsidRPr="00723284" w:rsidRDefault="00723284" w:rsidP="00723284">
      <w:pPr>
        <w:pStyle w:val="EndNoteBibliography"/>
        <w:spacing w:after="0"/>
        <w:ind w:left="720" w:hanging="720"/>
        <w:rPr>
          <w:noProof/>
        </w:rPr>
      </w:pPr>
      <w:r w:rsidRPr="00723284">
        <w:rPr>
          <w:noProof/>
        </w:rPr>
        <w:lastRenderedPageBreak/>
        <w:t xml:space="preserve">FELSENSTEIN, J. 1976. THEORETICAL POPULATION-GENETICS OF VARIABLE SELECTION AND MIGRATION. </w:t>
      </w:r>
      <w:r w:rsidRPr="00723284">
        <w:rPr>
          <w:i/>
          <w:noProof/>
        </w:rPr>
        <w:t>Annual Review of Genetics,</w:t>
      </w:r>
      <w:r w:rsidRPr="00723284">
        <w:rPr>
          <w:noProof/>
        </w:rPr>
        <w:t xml:space="preserve"> 10</w:t>
      </w:r>
      <w:r w:rsidRPr="00723284">
        <w:rPr>
          <w:b/>
          <w:noProof/>
        </w:rPr>
        <w:t>,</w:t>
      </w:r>
      <w:r w:rsidRPr="00723284">
        <w:rPr>
          <w:noProof/>
        </w:rPr>
        <w:t xml:space="preserve"> 253-280.</w:t>
      </w:r>
    </w:p>
    <w:p w14:paraId="08BEA686" w14:textId="77777777" w:rsidR="00723284" w:rsidRPr="00723284" w:rsidRDefault="00723284" w:rsidP="00723284">
      <w:pPr>
        <w:pStyle w:val="EndNoteBibliography"/>
        <w:spacing w:after="0"/>
        <w:ind w:left="720" w:hanging="720"/>
        <w:rPr>
          <w:noProof/>
        </w:rPr>
      </w:pPr>
      <w:r w:rsidRPr="00723284">
        <w:rPr>
          <w:noProof/>
        </w:rPr>
        <w:t xml:space="preserve">GOMEZ-RODRIGUEZ, C., CRAMPTON-PLATT, A., TIMMERMANS, M., BASELGA, A. &amp; VOGLER, A. P. 2015. Validating the power of mitochondrial metagenomics for community ecology and phylogenetics of complex assemblages. </w:t>
      </w:r>
      <w:r w:rsidRPr="00723284">
        <w:rPr>
          <w:i/>
          <w:noProof/>
        </w:rPr>
        <w:t>Methods in Ecology and Evolution,</w:t>
      </w:r>
      <w:r w:rsidRPr="00723284">
        <w:rPr>
          <w:noProof/>
        </w:rPr>
        <w:t xml:space="preserve"> 6</w:t>
      </w:r>
      <w:r w:rsidRPr="00723284">
        <w:rPr>
          <w:b/>
          <w:noProof/>
        </w:rPr>
        <w:t>,</w:t>
      </w:r>
      <w:r w:rsidRPr="00723284">
        <w:rPr>
          <w:noProof/>
        </w:rPr>
        <w:t xml:space="preserve"> 883-894.</w:t>
      </w:r>
    </w:p>
    <w:p w14:paraId="3645826C" w14:textId="77777777" w:rsidR="00723284" w:rsidRPr="00723284" w:rsidRDefault="00723284" w:rsidP="00723284">
      <w:pPr>
        <w:pStyle w:val="EndNoteBibliography"/>
        <w:spacing w:after="0"/>
        <w:ind w:left="720" w:hanging="720"/>
        <w:rPr>
          <w:noProof/>
        </w:rPr>
      </w:pPr>
      <w:r w:rsidRPr="00723284">
        <w:rPr>
          <w:noProof/>
        </w:rPr>
        <w:t xml:space="preserve">GU, Z. G., GU, L., EILS, R., SCHLESNER, M. &amp; BRORS, B. 2014. circlize implements and enhances circular visualization in R. </w:t>
      </w:r>
      <w:r w:rsidRPr="00723284">
        <w:rPr>
          <w:i/>
          <w:noProof/>
        </w:rPr>
        <w:t>Bioinformatics,</w:t>
      </w:r>
      <w:r w:rsidRPr="00723284">
        <w:rPr>
          <w:noProof/>
        </w:rPr>
        <w:t xml:space="preserve"> 30</w:t>
      </w:r>
      <w:r w:rsidRPr="00723284">
        <w:rPr>
          <w:b/>
          <w:noProof/>
        </w:rPr>
        <w:t>,</w:t>
      </w:r>
      <w:r w:rsidRPr="00723284">
        <w:rPr>
          <w:noProof/>
        </w:rPr>
        <w:t xml:space="preserve"> 2811-2812.</w:t>
      </w:r>
    </w:p>
    <w:p w14:paraId="0F2B4973" w14:textId="77777777" w:rsidR="00723284" w:rsidRPr="00723284" w:rsidRDefault="00723284" w:rsidP="00723284">
      <w:pPr>
        <w:pStyle w:val="EndNoteBibliography"/>
        <w:spacing w:after="0"/>
        <w:ind w:left="720" w:hanging="720"/>
        <w:rPr>
          <w:noProof/>
        </w:rPr>
      </w:pPr>
      <w:r w:rsidRPr="00723284">
        <w:rPr>
          <w:noProof/>
        </w:rPr>
        <w:t xml:space="preserve">GUO, Q. F. 2014. Plant hybridization: the role of human disturbance and biological invasion. </w:t>
      </w:r>
      <w:r w:rsidRPr="00723284">
        <w:rPr>
          <w:i/>
          <w:noProof/>
        </w:rPr>
        <w:t>Diversity and Distributions,</w:t>
      </w:r>
      <w:r w:rsidRPr="00723284">
        <w:rPr>
          <w:noProof/>
        </w:rPr>
        <w:t xml:space="preserve"> 20</w:t>
      </w:r>
      <w:r w:rsidRPr="00723284">
        <w:rPr>
          <w:b/>
          <w:noProof/>
        </w:rPr>
        <w:t>,</w:t>
      </w:r>
      <w:r w:rsidRPr="00723284">
        <w:rPr>
          <w:noProof/>
        </w:rPr>
        <w:t xml:space="preserve"> 1345-1354.</w:t>
      </w:r>
    </w:p>
    <w:p w14:paraId="3B65D261" w14:textId="77777777" w:rsidR="00723284" w:rsidRPr="00723284" w:rsidRDefault="00723284" w:rsidP="00723284">
      <w:pPr>
        <w:pStyle w:val="EndNoteBibliography"/>
        <w:spacing w:after="0"/>
        <w:ind w:left="720" w:hanging="720"/>
        <w:rPr>
          <w:noProof/>
        </w:rPr>
      </w:pPr>
      <w:r w:rsidRPr="00723284">
        <w:rPr>
          <w:noProof/>
        </w:rPr>
        <w:t xml:space="preserve">HADFIELD, J. D. 2010. MCMC Methods for Multi-Response Generalized Linear Mixed Models: The MCMCglmm R Package. </w:t>
      </w:r>
      <w:r w:rsidRPr="00723284">
        <w:rPr>
          <w:i/>
          <w:noProof/>
        </w:rPr>
        <w:t>Journal of Statistical Software,</w:t>
      </w:r>
      <w:r w:rsidRPr="00723284">
        <w:rPr>
          <w:noProof/>
        </w:rPr>
        <w:t xml:space="preserve"> 33</w:t>
      </w:r>
      <w:r w:rsidRPr="00723284">
        <w:rPr>
          <w:b/>
          <w:noProof/>
        </w:rPr>
        <w:t>,</w:t>
      </w:r>
      <w:r w:rsidRPr="00723284">
        <w:rPr>
          <w:noProof/>
        </w:rPr>
        <w:t xml:space="preserve"> 1-22.</w:t>
      </w:r>
    </w:p>
    <w:p w14:paraId="10BC425A" w14:textId="77777777" w:rsidR="00723284" w:rsidRPr="00723284" w:rsidRDefault="00723284" w:rsidP="00723284">
      <w:pPr>
        <w:pStyle w:val="EndNoteBibliography"/>
        <w:spacing w:after="0"/>
        <w:ind w:left="720" w:hanging="720"/>
        <w:rPr>
          <w:noProof/>
        </w:rPr>
      </w:pPr>
      <w:r w:rsidRPr="00723284">
        <w:rPr>
          <w:noProof/>
        </w:rPr>
        <w:t xml:space="preserve">HEGDE, S. G., NASON, J. D., CLEGG, J. M. &amp; ELLSTRAND, N. C. 2006. The evolution of California's wild radish has resulted in the extinction of its progenitors. </w:t>
      </w:r>
      <w:r w:rsidRPr="00723284">
        <w:rPr>
          <w:i/>
          <w:noProof/>
        </w:rPr>
        <w:t>Evolution,</w:t>
      </w:r>
      <w:r w:rsidRPr="00723284">
        <w:rPr>
          <w:noProof/>
        </w:rPr>
        <w:t xml:space="preserve"> 60</w:t>
      </w:r>
      <w:r w:rsidRPr="00723284">
        <w:rPr>
          <w:b/>
          <w:noProof/>
        </w:rPr>
        <w:t>,</w:t>
      </w:r>
      <w:r w:rsidRPr="00723284">
        <w:rPr>
          <w:noProof/>
        </w:rPr>
        <w:t xml:space="preserve"> 1187-1197.</w:t>
      </w:r>
    </w:p>
    <w:p w14:paraId="5B6AF87F" w14:textId="77777777" w:rsidR="00723284" w:rsidRPr="00723284" w:rsidRDefault="00723284" w:rsidP="00723284">
      <w:pPr>
        <w:pStyle w:val="EndNoteBibliography"/>
        <w:spacing w:after="0"/>
        <w:ind w:left="720" w:hanging="720"/>
        <w:rPr>
          <w:noProof/>
        </w:rPr>
      </w:pPr>
      <w:r w:rsidRPr="00723284">
        <w:rPr>
          <w:noProof/>
        </w:rPr>
        <w:t xml:space="preserve">HEINZE, B. 2011. Towards a quantitative description of landscape, demography and flowering phenology effects on realized hybridization potential. </w:t>
      </w:r>
      <w:r w:rsidRPr="00723284">
        <w:rPr>
          <w:i/>
          <w:noProof/>
        </w:rPr>
        <w:t>Molecular Ecology,</w:t>
      </w:r>
      <w:r w:rsidRPr="00723284">
        <w:rPr>
          <w:noProof/>
        </w:rPr>
        <w:t xml:space="preserve"> 20</w:t>
      </w:r>
      <w:r w:rsidRPr="00723284">
        <w:rPr>
          <w:b/>
          <w:noProof/>
        </w:rPr>
        <w:t>,</w:t>
      </w:r>
      <w:r w:rsidRPr="00723284">
        <w:rPr>
          <w:noProof/>
        </w:rPr>
        <w:t xml:space="preserve"> 2233-2235.</w:t>
      </w:r>
    </w:p>
    <w:p w14:paraId="79E875FD" w14:textId="77777777" w:rsidR="00723284" w:rsidRPr="00723284" w:rsidRDefault="00723284" w:rsidP="00723284">
      <w:pPr>
        <w:pStyle w:val="EndNoteBibliography"/>
        <w:spacing w:after="0"/>
        <w:ind w:left="720" w:hanging="720"/>
        <w:rPr>
          <w:noProof/>
        </w:rPr>
      </w:pPr>
      <w:r w:rsidRPr="00723284">
        <w:rPr>
          <w:noProof/>
        </w:rPr>
        <w:t xml:space="preserve">HOANG, D. T., CHERNOMOR, O., VON HAESELER, A., MINH, B. Q. &amp; VINH, L. S. 2018. UFBoot2: Improving the Ultrafast Bootstrap Approximation. </w:t>
      </w:r>
      <w:r w:rsidRPr="00723284">
        <w:rPr>
          <w:i/>
          <w:noProof/>
        </w:rPr>
        <w:t>Molecular Biology and Evolution,</w:t>
      </w:r>
      <w:r w:rsidRPr="00723284">
        <w:rPr>
          <w:noProof/>
        </w:rPr>
        <w:t xml:space="preserve"> 35</w:t>
      </w:r>
      <w:r w:rsidRPr="00723284">
        <w:rPr>
          <w:b/>
          <w:noProof/>
        </w:rPr>
        <w:t>,</w:t>
      </w:r>
      <w:r w:rsidRPr="00723284">
        <w:rPr>
          <w:noProof/>
        </w:rPr>
        <w:t xml:space="preserve"> 518-522.</w:t>
      </w:r>
    </w:p>
    <w:p w14:paraId="0622A513" w14:textId="77777777" w:rsidR="00723284" w:rsidRPr="00723284" w:rsidRDefault="00723284" w:rsidP="00723284">
      <w:pPr>
        <w:pStyle w:val="EndNoteBibliography"/>
        <w:spacing w:after="0"/>
        <w:ind w:left="720" w:hanging="720"/>
        <w:rPr>
          <w:noProof/>
        </w:rPr>
      </w:pPr>
      <w:r w:rsidRPr="00723284">
        <w:rPr>
          <w:noProof/>
        </w:rPr>
        <w:t xml:space="preserve">HUSBAND, B. C., BALDWIN, S. J. &amp; SUDA, J. 2013  The Incidence of Polyploidy in Natural Plant Populations: Major Patterns and Evolutionary Processes. </w:t>
      </w:r>
      <w:r w:rsidRPr="00723284">
        <w:rPr>
          <w:i/>
          <w:noProof/>
        </w:rPr>
        <w:t>In:</w:t>
      </w:r>
      <w:r w:rsidRPr="00723284">
        <w:rPr>
          <w:noProof/>
        </w:rPr>
        <w:t xml:space="preserve"> J, G., J, D. &amp; J, W. (eds.) </w:t>
      </w:r>
      <w:r w:rsidRPr="00723284">
        <w:rPr>
          <w:i/>
          <w:noProof/>
        </w:rPr>
        <w:t>Plant Genome Diversity.</w:t>
      </w:r>
      <w:r w:rsidRPr="00723284">
        <w:rPr>
          <w:noProof/>
        </w:rPr>
        <w:t xml:space="preserve"> Vienna: Springr.</w:t>
      </w:r>
    </w:p>
    <w:p w14:paraId="70FDD9D2" w14:textId="77F8DCD5" w:rsidR="00723284" w:rsidRPr="00723284" w:rsidRDefault="00723284" w:rsidP="00723284">
      <w:pPr>
        <w:pStyle w:val="EndNoteBibliography"/>
        <w:spacing w:after="0"/>
        <w:ind w:left="720" w:hanging="720"/>
        <w:rPr>
          <w:noProof/>
        </w:rPr>
      </w:pPr>
      <w:r w:rsidRPr="00723284">
        <w:rPr>
          <w:noProof/>
        </w:rPr>
        <w:t xml:space="preserve">IRELAND, B. S. O. B. A. 2015. </w:t>
      </w:r>
      <w:r w:rsidRPr="00723284">
        <w:rPr>
          <w:i/>
          <w:noProof/>
        </w:rPr>
        <w:t xml:space="preserve">Taxon-hectad validation (NBN record cleaner ruleset) </w:t>
      </w:r>
      <w:r w:rsidRPr="00723284">
        <w:rPr>
          <w:noProof/>
        </w:rPr>
        <w:t xml:space="preserve">[Online]. Available: </w:t>
      </w:r>
      <w:hyperlink r:id="rId21" w:history="1">
        <w:r w:rsidRPr="00723284">
          <w:rPr>
            <w:rStyle w:val="Hyperlink"/>
            <w:noProof/>
          </w:rPr>
          <w:t>https://database.bsbi.org/object.php?entityid=2cd4p9h.3hb0st&amp;class=ChecklistInstance</w:t>
        </w:r>
      </w:hyperlink>
      <w:r w:rsidRPr="00723284">
        <w:rPr>
          <w:noProof/>
        </w:rPr>
        <w:t xml:space="preserve"> [Accessed 2020].</w:t>
      </w:r>
    </w:p>
    <w:p w14:paraId="36BCB766" w14:textId="77777777" w:rsidR="00723284" w:rsidRPr="00723284" w:rsidRDefault="00723284" w:rsidP="00723284">
      <w:pPr>
        <w:pStyle w:val="EndNoteBibliography"/>
        <w:spacing w:after="0"/>
        <w:ind w:left="720" w:hanging="720"/>
        <w:rPr>
          <w:noProof/>
        </w:rPr>
      </w:pPr>
      <w:r w:rsidRPr="00723284">
        <w:rPr>
          <w:noProof/>
        </w:rPr>
        <w:t xml:space="preserve">JOHNSON, S. D. 2018. Natural hybridization in the orchid flora of South Africa: Comparisons among genera and floristic regions. </w:t>
      </w:r>
      <w:r w:rsidRPr="00723284">
        <w:rPr>
          <w:i/>
          <w:noProof/>
        </w:rPr>
        <w:t>South African Journal of Botany,</w:t>
      </w:r>
      <w:r w:rsidRPr="00723284">
        <w:rPr>
          <w:noProof/>
        </w:rPr>
        <w:t xml:space="preserve"> 118</w:t>
      </w:r>
      <w:r w:rsidRPr="00723284">
        <w:rPr>
          <w:b/>
          <w:noProof/>
        </w:rPr>
        <w:t>,</w:t>
      </w:r>
      <w:r w:rsidRPr="00723284">
        <w:rPr>
          <w:noProof/>
        </w:rPr>
        <w:t xml:space="preserve"> 290-298.</w:t>
      </w:r>
    </w:p>
    <w:p w14:paraId="098749F3" w14:textId="77777777" w:rsidR="00723284" w:rsidRPr="00723284" w:rsidRDefault="00723284" w:rsidP="00723284">
      <w:pPr>
        <w:pStyle w:val="EndNoteBibliography"/>
        <w:spacing w:after="0"/>
        <w:ind w:left="720" w:hanging="720"/>
        <w:rPr>
          <w:noProof/>
        </w:rPr>
      </w:pPr>
      <w:r w:rsidRPr="00723284">
        <w:rPr>
          <w:noProof/>
        </w:rPr>
        <w:t xml:space="preserve">JONES, L., TWYFORD, A. D., FORD, C. R., RICH, T. C. G., DAVIES, H., FORREST, L. L., HART, M. L., MCHAFFIE, H., BROWN, M. R., HOLLINGSWORTH, P. M. &amp; DE VERE, N. Barcode UK: A complete DNA barcoding resource for the flowering plants and conifers of the United Kingdom. </w:t>
      </w:r>
      <w:r w:rsidRPr="00723284">
        <w:rPr>
          <w:i/>
          <w:noProof/>
        </w:rPr>
        <w:t>Molecular Ecology Resources</w:t>
      </w:r>
      <w:r w:rsidRPr="00723284">
        <w:rPr>
          <w:noProof/>
        </w:rPr>
        <w:t>.</w:t>
      </w:r>
    </w:p>
    <w:p w14:paraId="1F2FABD2" w14:textId="77777777" w:rsidR="00723284" w:rsidRPr="00723284" w:rsidRDefault="00723284" w:rsidP="00723284">
      <w:pPr>
        <w:pStyle w:val="EndNoteBibliography"/>
        <w:spacing w:after="0"/>
        <w:ind w:left="720" w:hanging="720"/>
        <w:rPr>
          <w:noProof/>
        </w:rPr>
      </w:pPr>
      <w:r w:rsidRPr="00723284">
        <w:rPr>
          <w:noProof/>
        </w:rPr>
        <w:t xml:space="preserve">LAMONT, B. B., HE, T., ENRIGHT, N. J., KRAUSS, S. L. &amp; MILLER, B. P. 2003. Anthropogenic disturbance promotes hybridization between Banksia species by altering their biology. </w:t>
      </w:r>
      <w:r w:rsidRPr="00723284">
        <w:rPr>
          <w:i/>
          <w:noProof/>
        </w:rPr>
        <w:t>Journal of Evolutionary Biology,</w:t>
      </w:r>
      <w:r w:rsidRPr="00723284">
        <w:rPr>
          <w:noProof/>
        </w:rPr>
        <w:t xml:space="preserve"> 16</w:t>
      </w:r>
      <w:r w:rsidRPr="00723284">
        <w:rPr>
          <w:b/>
          <w:noProof/>
        </w:rPr>
        <w:t>,</w:t>
      </w:r>
      <w:r w:rsidRPr="00723284">
        <w:rPr>
          <w:noProof/>
        </w:rPr>
        <w:t xml:space="preserve"> 551-557.</w:t>
      </w:r>
    </w:p>
    <w:p w14:paraId="4F7A0261" w14:textId="77777777" w:rsidR="00723284" w:rsidRPr="00723284" w:rsidRDefault="00723284" w:rsidP="00723284">
      <w:pPr>
        <w:pStyle w:val="EndNoteBibliography"/>
        <w:spacing w:after="0"/>
        <w:ind w:left="720" w:hanging="720"/>
        <w:rPr>
          <w:noProof/>
        </w:rPr>
      </w:pPr>
      <w:r w:rsidRPr="00723284">
        <w:rPr>
          <w:noProof/>
        </w:rPr>
        <w:t xml:space="preserve">LEITCH, I. J. J., E. PELLICER, J. HIDALGO, O. BENNETT, M.D. 2019. </w:t>
      </w:r>
      <w:r w:rsidRPr="00723284">
        <w:rPr>
          <w:i/>
          <w:noProof/>
        </w:rPr>
        <w:t xml:space="preserve">Plant DNA C-values Database </w:t>
      </w:r>
      <w:r w:rsidRPr="00723284">
        <w:rPr>
          <w:noProof/>
        </w:rPr>
        <w:t>[Online].  [Accessed 2020].</w:t>
      </w:r>
    </w:p>
    <w:p w14:paraId="23432863" w14:textId="77777777" w:rsidR="00723284" w:rsidRPr="00723284" w:rsidRDefault="00723284" w:rsidP="00723284">
      <w:pPr>
        <w:pStyle w:val="EndNoteBibliography"/>
        <w:spacing w:after="0"/>
        <w:ind w:left="720" w:hanging="720"/>
        <w:rPr>
          <w:noProof/>
        </w:rPr>
      </w:pPr>
      <w:r w:rsidRPr="00723284">
        <w:rPr>
          <w:noProof/>
        </w:rPr>
        <w:t xml:space="preserve">LEXER, C., WELCH, M. E., DURPHY, J. L. &amp; RIESEBERG, L. H. 2003. Natural selection for salt tolerance quantitative trait loci (QTLs) in wild sunflower hybrids: Implications for the origin of Helianthus paradoxus, a diploid hybrid species. </w:t>
      </w:r>
      <w:r w:rsidRPr="00723284">
        <w:rPr>
          <w:i/>
          <w:noProof/>
        </w:rPr>
        <w:t>Molecular Ecology,</w:t>
      </w:r>
      <w:r w:rsidRPr="00723284">
        <w:rPr>
          <w:noProof/>
        </w:rPr>
        <w:t xml:space="preserve"> 12</w:t>
      </w:r>
      <w:r w:rsidRPr="00723284">
        <w:rPr>
          <w:b/>
          <w:noProof/>
        </w:rPr>
        <w:t>,</w:t>
      </w:r>
      <w:r w:rsidRPr="00723284">
        <w:rPr>
          <w:noProof/>
        </w:rPr>
        <w:t xml:space="preserve"> 1225-1235.</w:t>
      </w:r>
    </w:p>
    <w:p w14:paraId="1972C9D3" w14:textId="77777777" w:rsidR="00723284" w:rsidRPr="00723284" w:rsidRDefault="00723284" w:rsidP="00723284">
      <w:pPr>
        <w:pStyle w:val="EndNoteBibliography"/>
        <w:spacing w:after="0"/>
        <w:ind w:left="720" w:hanging="720"/>
        <w:rPr>
          <w:noProof/>
        </w:rPr>
      </w:pPr>
      <w:r w:rsidRPr="00723284">
        <w:rPr>
          <w:noProof/>
        </w:rPr>
        <w:t xml:space="preserve">LOWRY, D. B., MODLISZEWSKI, J. L., WRIGHT, K. M., WU, C. A. &amp; WILLIS, J. H. 2008. The strength and genetic basis of reproductive isolating barriers in flowering plants. </w:t>
      </w:r>
      <w:r w:rsidRPr="00723284">
        <w:rPr>
          <w:i/>
          <w:noProof/>
        </w:rPr>
        <w:t>Philosophical Transactions of the Royal Society B-Biological Sciences,</w:t>
      </w:r>
      <w:r w:rsidRPr="00723284">
        <w:rPr>
          <w:noProof/>
        </w:rPr>
        <w:t xml:space="preserve"> 363</w:t>
      </w:r>
      <w:r w:rsidRPr="00723284">
        <w:rPr>
          <w:b/>
          <w:noProof/>
        </w:rPr>
        <w:t>,</w:t>
      </w:r>
      <w:r w:rsidRPr="00723284">
        <w:rPr>
          <w:noProof/>
        </w:rPr>
        <w:t xml:space="preserve"> 3009-3021.</w:t>
      </w:r>
    </w:p>
    <w:p w14:paraId="36FB04D5" w14:textId="77777777" w:rsidR="00723284" w:rsidRPr="00723284" w:rsidRDefault="00723284" w:rsidP="00723284">
      <w:pPr>
        <w:pStyle w:val="EndNoteBibliography"/>
        <w:spacing w:after="0"/>
        <w:ind w:left="720" w:hanging="720"/>
        <w:rPr>
          <w:noProof/>
        </w:rPr>
      </w:pPr>
      <w:r w:rsidRPr="00723284">
        <w:rPr>
          <w:noProof/>
        </w:rPr>
        <w:t xml:space="preserve">MARQUES, I., LOUREIRO, J., DRAPER, D., CASTRO, M. &amp; CASTRO, S. 2018. How much do we know about the frequency of hybridisation and polyploidy in the Mediterranean region? </w:t>
      </w:r>
      <w:r w:rsidRPr="00723284">
        <w:rPr>
          <w:i/>
          <w:noProof/>
        </w:rPr>
        <w:t>Plant Biology,</w:t>
      </w:r>
      <w:r w:rsidRPr="00723284">
        <w:rPr>
          <w:noProof/>
        </w:rPr>
        <w:t xml:space="preserve"> 20</w:t>
      </w:r>
      <w:r w:rsidRPr="00723284">
        <w:rPr>
          <w:b/>
          <w:noProof/>
        </w:rPr>
        <w:t>,</w:t>
      </w:r>
      <w:r w:rsidRPr="00723284">
        <w:rPr>
          <w:noProof/>
        </w:rPr>
        <w:t xml:space="preserve"> 21-37.</w:t>
      </w:r>
    </w:p>
    <w:p w14:paraId="7AE02F04" w14:textId="77777777" w:rsidR="00723284" w:rsidRPr="00723284" w:rsidRDefault="00723284" w:rsidP="00723284">
      <w:pPr>
        <w:pStyle w:val="EndNoteBibliography"/>
        <w:spacing w:after="0"/>
        <w:ind w:left="720" w:hanging="720"/>
        <w:rPr>
          <w:noProof/>
        </w:rPr>
      </w:pPr>
      <w:r w:rsidRPr="00723284">
        <w:rPr>
          <w:noProof/>
        </w:rPr>
        <w:t xml:space="preserve">MARTIN, M. D. &amp; MENDELSON, T. C. 2018. Hybrid sterility increases with genetic distance in snubnose darters (Percidae: Etheostoma). </w:t>
      </w:r>
      <w:r w:rsidRPr="00723284">
        <w:rPr>
          <w:i/>
          <w:noProof/>
        </w:rPr>
        <w:t>Environmental Biology of Fishes,</w:t>
      </w:r>
      <w:r w:rsidRPr="00723284">
        <w:rPr>
          <w:noProof/>
        </w:rPr>
        <w:t xml:space="preserve"> 101</w:t>
      </w:r>
      <w:r w:rsidRPr="00723284">
        <w:rPr>
          <w:b/>
          <w:noProof/>
        </w:rPr>
        <w:t>,</w:t>
      </w:r>
      <w:r w:rsidRPr="00723284">
        <w:rPr>
          <w:noProof/>
        </w:rPr>
        <w:t xml:space="preserve"> 215-221.</w:t>
      </w:r>
    </w:p>
    <w:p w14:paraId="7DEF83F4" w14:textId="77777777" w:rsidR="00723284" w:rsidRPr="00723284" w:rsidRDefault="00723284" w:rsidP="00723284">
      <w:pPr>
        <w:pStyle w:val="EndNoteBibliography"/>
        <w:spacing w:after="0"/>
        <w:ind w:left="720" w:hanging="720"/>
        <w:rPr>
          <w:noProof/>
        </w:rPr>
      </w:pPr>
      <w:r w:rsidRPr="00723284">
        <w:rPr>
          <w:noProof/>
        </w:rPr>
        <w:t xml:space="preserve">METHERELL, C. &amp; RUMSEY, F. 2018. </w:t>
      </w:r>
      <w:r w:rsidRPr="00723284">
        <w:rPr>
          <w:i/>
          <w:noProof/>
        </w:rPr>
        <w:t>Eyebrights (Euphrasia) of the UK and Ireland</w:t>
      </w:r>
      <w:r w:rsidRPr="00723284">
        <w:rPr>
          <w:noProof/>
        </w:rPr>
        <w:t>, Botanical Society of Britain and Ireland.</w:t>
      </w:r>
    </w:p>
    <w:p w14:paraId="0BEA3CE4" w14:textId="77777777" w:rsidR="00723284" w:rsidRPr="00723284" w:rsidRDefault="00723284" w:rsidP="00723284">
      <w:pPr>
        <w:pStyle w:val="EndNoteBibliography"/>
        <w:spacing w:after="0"/>
        <w:ind w:left="720" w:hanging="720"/>
        <w:rPr>
          <w:noProof/>
        </w:rPr>
      </w:pPr>
      <w:r w:rsidRPr="00723284">
        <w:rPr>
          <w:noProof/>
        </w:rPr>
        <w:t xml:space="preserve">MITCHELL, N., CAMPBELL, L. G., AHERN, J. R., PAINE, K. C., GIROLDO, A. B. &amp; WHITNEY, K. D. 2019. Correlates of hybridization in plants. </w:t>
      </w:r>
      <w:r w:rsidRPr="00723284">
        <w:rPr>
          <w:i/>
          <w:noProof/>
        </w:rPr>
        <w:t>Evolution Letters</w:t>
      </w:r>
      <w:r w:rsidRPr="00723284">
        <w:rPr>
          <w:b/>
          <w:noProof/>
        </w:rPr>
        <w:t>,</w:t>
      </w:r>
      <w:r w:rsidRPr="00723284">
        <w:rPr>
          <w:noProof/>
        </w:rPr>
        <w:t xml:space="preserve"> 16.</w:t>
      </w:r>
    </w:p>
    <w:p w14:paraId="4AD76374" w14:textId="77777777" w:rsidR="00723284" w:rsidRPr="00723284" w:rsidRDefault="00723284" w:rsidP="00723284">
      <w:pPr>
        <w:pStyle w:val="EndNoteBibliography"/>
        <w:spacing w:after="0"/>
        <w:ind w:left="720" w:hanging="720"/>
        <w:rPr>
          <w:noProof/>
        </w:rPr>
      </w:pPr>
      <w:r w:rsidRPr="00723284">
        <w:rPr>
          <w:noProof/>
        </w:rPr>
        <w:lastRenderedPageBreak/>
        <w:t xml:space="preserve">MORGAN, M. T. 2001. Consequences of life history for inbreeding depression and mating system evolution in plants. </w:t>
      </w:r>
      <w:r w:rsidRPr="00723284">
        <w:rPr>
          <w:i/>
          <w:noProof/>
        </w:rPr>
        <w:t>Proceedings of the Royal Society B-Biological Sciences,</w:t>
      </w:r>
      <w:r w:rsidRPr="00723284">
        <w:rPr>
          <w:noProof/>
        </w:rPr>
        <w:t xml:space="preserve"> 268</w:t>
      </w:r>
      <w:r w:rsidRPr="00723284">
        <w:rPr>
          <w:b/>
          <w:noProof/>
        </w:rPr>
        <w:t>,</w:t>
      </w:r>
      <w:r w:rsidRPr="00723284">
        <w:rPr>
          <w:noProof/>
        </w:rPr>
        <w:t xml:space="preserve"> 1817-1824.</w:t>
      </w:r>
    </w:p>
    <w:p w14:paraId="190EF73C" w14:textId="77777777" w:rsidR="00723284" w:rsidRPr="00723284" w:rsidRDefault="00723284" w:rsidP="00723284">
      <w:pPr>
        <w:pStyle w:val="EndNoteBibliography"/>
        <w:spacing w:after="0"/>
        <w:ind w:left="720" w:hanging="720"/>
        <w:rPr>
          <w:noProof/>
        </w:rPr>
      </w:pPr>
      <w:r w:rsidRPr="00723284">
        <w:rPr>
          <w:noProof/>
        </w:rPr>
        <w:t xml:space="preserve">MOYLE, L. C., OLSON, M. S. &amp; TIFFIN, P. 2004. Patterns of reproductive isolation in three angiosperm genera (vol 58, pg 1195, 2004). </w:t>
      </w:r>
      <w:r w:rsidRPr="00723284">
        <w:rPr>
          <w:i/>
          <w:noProof/>
        </w:rPr>
        <w:t>Evolution,</w:t>
      </w:r>
      <w:r w:rsidRPr="00723284">
        <w:rPr>
          <w:noProof/>
        </w:rPr>
        <w:t xml:space="preserve"> 58</w:t>
      </w:r>
      <w:r w:rsidRPr="00723284">
        <w:rPr>
          <w:b/>
          <w:noProof/>
        </w:rPr>
        <w:t>,</w:t>
      </w:r>
      <w:r w:rsidRPr="00723284">
        <w:rPr>
          <w:noProof/>
        </w:rPr>
        <w:t xml:space="preserve"> 2110-2110.</w:t>
      </w:r>
    </w:p>
    <w:p w14:paraId="6E7AA68D" w14:textId="77777777" w:rsidR="00723284" w:rsidRPr="00723284" w:rsidRDefault="00723284" w:rsidP="00723284">
      <w:pPr>
        <w:pStyle w:val="EndNoteBibliography"/>
        <w:spacing w:after="0"/>
        <w:ind w:left="720" w:hanging="720"/>
        <w:rPr>
          <w:noProof/>
        </w:rPr>
      </w:pPr>
      <w:r w:rsidRPr="00723284">
        <w:rPr>
          <w:noProof/>
        </w:rPr>
        <w:t xml:space="preserve">NGUYEN, L. T., SCHMIDT, H. A., VON HAESELER, A. &amp; MINH, B. Q. 2015. IQ-TREE: A Fast and Effective Stochastic Algorithm for Estimating Maximum-Likelihood Phylogenies. </w:t>
      </w:r>
      <w:r w:rsidRPr="00723284">
        <w:rPr>
          <w:i/>
          <w:noProof/>
        </w:rPr>
        <w:t>Molecular Biology and Evolution,</w:t>
      </w:r>
      <w:r w:rsidRPr="00723284">
        <w:rPr>
          <w:noProof/>
        </w:rPr>
        <w:t xml:space="preserve"> 32</w:t>
      </w:r>
      <w:r w:rsidRPr="00723284">
        <w:rPr>
          <w:b/>
          <w:noProof/>
        </w:rPr>
        <w:t>,</w:t>
      </w:r>
      <w:r w:rsidRPr="00723284">
        <w:rPr>
          <w:noProof/>
        </w:rPr>
        <w:t xml:space="preserve"> 268-274.</w:t>
      </w:r>
    </w:p>
    <w:p w14:paraId="0C5C30D3" w14:textId="77777777" w:rsidR="00723284" w:rsidRPr="00723284" w:rsidRDefault="00723284" w:rsidP="00723284">
      <w:pPr>
        <w:pStyle w:val="EndNoteBibliography"/>
        <w:spacing w:after="0"/>
        <w:ind w:left="720" w:hanging="720"/>
        <w:rPr>
          <w:noProof/>
        </w:rPr>
      </w:pPr>
      <w:r w:rsidRPr="00723284">
        <w:rPr>
          <w:noProof/>
        </w:rPr>
        <w:t xml:space="preserve">NOVAK, S. J., SOLTIS, D. E. &amp; SOLTIS, P. S. 1991. OWNBEY TRAGOPOGONS - 40 YEARS LATER. </w:t>
      </w:r>
      <w:r w:rsidRPr="00723284">
        <w:rPr>
          <w:i/>
          <w:noProof/>
        </w:rPr>
        <w:t>American Journal of Botany,</w:t>
      </w:r>
      <w:r w:rsidRPr="00723284">
        <w:rPr>
          <w:noProof/>
        </w:rPr>
        <w:t xml:space="preserve"> 78</w:t>
      </w:r>
      <w:r w:rsidRPr="00723284">
        <w:rPr>
          <w:b/>
          <w:noProof/>
        </w:rPr>
        <w:t>,</w:t>
      </w:r>
      <w:r w:rsidRPr="00723284">
        <w:rPr>
          <w:noProof/>
        </w:rPr>
        <w:t xml:space="preserve"> 1586-1600.</w:t>
      </w:r>
    </w:p>
    <w:p w14:paraId="1FF2F724" w14:textId="77777777" w:rsidR="00723284" w:rsidRPr="00723284" w:rsidRDefault="00723284" w:rsidP="00723284">
      <w:pPr>
        <w:pStyle w:val="EndNoteBibliography"/>
        <w:spacing w:after="0"/>
        <w:ind w:left="720" w:hanging="720"/>
        <w:rPr>
          <w:noProof/>
        </w:rPr>
      </w:pPr>
      <w:r w:rsidRPr="00723284">
        <w:rPr>
          <w:noProof/>
        </w:rPr>
        <w:t xml:space="preserve">PARADIS, E., CLAUDE, J. &amp; STRIMMER, K. 2004. APE: Analyses of Phylogenetics and Evolution in R language. </w:t>
      </w:r>
      <w:r w:rsidRPr="00723284">
        <w:rPr>
          <w:i/>
          <w:noProof/>
        </w:rPr>
        <w:t>Bioinformatics,</w:t>
      </w:r>
      <w:r w:rsidRPr="00723284">
        <w:rPr>
          <w:noProof/>
        </w:rPr>
        <w:t xml:space="preserve"> 20</w:t>
      </w:r>
      <w:r w:rsidRPr="00723284">
        <w:rPr>
          <w:b/>
          <w:noProof/>
        </w:rPr>
        <w:t>,</w:t>
      </w:r>
      <w:r w:rsidRPr="00723284">
        <w:rPr>
          <w:noProof/>
        </w:rPr>
        <w:t xml:space="preserve"> 289-290.</w:t>
      </w:r>
    </w:p>
    <w:p w14:paraId="3C0156F3" w14:textId="77777777" w:rsidR="00723284" w:rsidRPr="00723284" w:rsidRDefault="00723284" w:rsidP="00723284">
      <w:pPr>
        <w:pStyle w:val="EndNoteBibliography"/>
        <w:spacing w:after="0"/>
        <w:ind w:left="720" w:hanging="720"/>
        <w:rPr>
          <w:noProof/>
        </w:rPr>
      </w:pPr>
      <w:r w:rsidRPr="00723284">
        <w:rPr>
          <w:noProof/>
        </w:rPr>
        <w:t xml:space="preserve">PRESTON, C. D. &amp; PEARMAN, D. A. 2015. Plant hybrids in the wild: evidence from biological recording. </w:t>
      </w:r>
      <w:r w:rsidRPr="00723284">
        <w:rPr>
          <w:i/>
          <w:noProof/>
        </w:rPr>
        <w:t>Biological Journal of the Linnean Society,</w:t>
      </w:r>
      <w:r w:rsidRPr="00723284">
        <w:rPr>
          <w:noProof/>
        </w:rPr>
        <w:t xml:space="preserve"> 115</w:t>
      </w:r>
      <w:r w:rsidRPr="00723284">
        <w:rPr>
          <w:b/>
          <w:noProof/>
        </w:rPr>
        <w:t>,</w:t>
      </w:r>
      <w:r w:rsidRPr="00723284">
        <w:rPr>
          <w:noProof/>
        </w:rPr>
        <w:t xml:space="preserve"> 555-572.</w:t>
      </w:r>
    </w:p>
    <w:p w14:paraId="0C6EEF0B" w14:textId="77777777" w:rsidR="00723284" w:rsidRPr="00723284" w:rsidRDefault="00723284" w:rsidP="00723284">
      <w:pPr>
        <w:pStyle w:val="EndNoteBibliography"/>
        <w:spacing w:after="0"/>
        <w:ind w:left="720" w:hanging="720"/>
        <w:rPr>
          <w:noProof/>
        </w:rPr>
      </w:pPr>
      <w:r w:rsidRPr="00723284">
        <w:rPr>
          <w:noProof/>
        </w:rPr>
        <w:t xml:space="preserve">RAMSEY, J., BRADSHAW, H. D. &amp; SCHEMSKE, D. W. 2003. Components of reproductive isolation between the monkeyflowers Mimulus lewisii and M-cardinalis (Phrymaceae). </w:t>
      </w:r>
      <w:r w:rsidRPr="00723284">
        <w:rPr>
          <w:i/>
          <w:noProof/>
        </w:rPr>
        <w:t>Evolution,</w:t>
      </w:r>
      <w:r w:rsidRPr="00723284">
        <w:rPr>
          <w:noProof/>
        </w:rPr>
        <w:t xml:space="preserve"> 57</w:t>
      </w:r>
      <w:r w:rsidRPr="00723284">
        <w:rPr>
          <w:b/>
          <w:noProof/>
        </w:rPr>
        <w:t>,</w:t>
      </w:r>
      <w:r w:rsidRPr="00723284">
        <w:rPr>
          <w:noProof/>
        </w:rPr>
        <w:t xml:space="preserve"> 1520-1534.</w:t>
      </w:r>
    </w:p>
    <w:p w14:paraId="37EC5D22" w14:textId="77777777" w:rsidR="00723284" w:rsidRPr="00723284" w:rsidRDefault="00723284" w:rsidP="00723284">
      <w:pPr>
        <w:pStyle w:val="EndNoteBibliography"/>
        <w:spacing w:after="0"/>
        <w:ind w:left="720" w:hanging="720"/>
        <w:rPr>
          <w:noProof/>
        </w:rPr>
      </w:pPr>
      <w:r w:rsidRPr="00723284">
        <w:rPr>
          <w:noProof/>
        </w:rPr>
        <w:t xml:space="preserve">RHYMER, J. M. &amp; SIMBERLOFF, D. 1996. Extinction by hybridization and introgression. </w:t>
      </w:r>
      <w:r w:rsidRPr="00723284">
        <w:rPr>
          <w:i/>
          <w:noProof/>
        </w:rPr>
        <w:t>Annual Review of Ecology and Systematics,</w:t>
      </w:r>
      <w:r w:rsidRPr="00723284">
        <w:rPr>
          <w:noProof/>
        </w:rPr>
        <w:t xml:space="preserve"> 27</w:t>
      </w:r>
      <w:r w:rsidRPr="00723284">
        <w:rPr>
          <w:b/>
          <w:noProof/>
        </w:rPr>
        <w:t>,</w:t>
      </w:r>
      <w:r w:rsidRPr="00723284">
        <w:rPr>
          <w:noProof/>
        </w:rPr>
        <w:t xml:space="preserve"> 83-109.</w:t>
      </w:r>
    </w:p>
    <w:p w14:paraId="3A229F8E" w14:textId="77777777" w:rsidR="00723284" w:rsidRPr="00723284" w:rsidRDefault="00723284" w:rsidP="00723284">
      <w:pPr>
        <w:pStyle w:val="EndNoteBibliography"/>
        <w:spacing w:after="0"/>
        <w:ind w:left="720" w:hanging="720"/>
        <w:rPr>
          <w:noProof/>
        </w:rPr>
      </w:pPr>
      <w:r w:rsidRPr="00723284">
        <w:rPr>
          <w:noProof/>
        </w:rPr>
        <w:t xml:space="preserve">RIESEBERG, L. H., ARCHER, M. A. &amp; WAYNE, R. K. 1999. Transgressive segregation, adaptation and speciation. </w:t>
      </w:r>
      <w:r w:rsidRPr="00723284">
        <w:rPr>
          <w:i/>
          <w:noProof/>
        </w:rPr>
        <w:t>Heredity,</w:t>
      </w:r>
      <w:r w:rsidRPr="00723284">
        <w:rPr>
          <w:noProof/>
        </w:rPr>
        <w:t xml:space="preserve"> 83</w:t>
      </w:r>
      <w:r w:rsidRPr="00723284">
        <w:rPr>
          <w:b/>
          <w:noProof/>
        </w:rPr>
        <w:t>,</w:t>
      </w:r>
      <w:r w:rsidRPr="00723284">
        <w:rPr>
          <w:noProof/>
        </w:rPr>
        <w:t xml:space="preserve"> 363-372.</w:t>
      </w:r>
    </w:p>
    <w:p w14:paraId="5BE9E78E" w14:textId="77777777" w:rsidR="00723284" w:rsidRPr="00723284" w:rsidRDefault="00723284" w:rsidP="00723284">
      <w:pPr>
        <w:pStyle w:val="EndNoteBibliography"/>
        <w:spacing w:after="0"/>
        <w:ind w:left="720" w:hanging="720"/>
        <w:rPr>
          <w:noProof/>
        </w:rPr>
      </w:pPr>
      <w:r w:rsidRPr="00723284">
        <w:rPr>
          <w:noProof/>
        </w:rPr>
        <w:t xml:space="preserve">SARKAR, D. 2008. </w:t>
      </w:r>
      <w:r w:rsidRPr="00723284">
        <w:rPr>
          <w:i/>
          <w:noProof/>
        </w:rPr>
        <w:t xml:space="preserve">Lattice: Multivariate Data Visualization with R, </w:t>
      </w:r>
      <w:r w:rsidRPr="00723284">
        <w:rPr>
          <w:noProof/>
        </w:rPr>
        <w:t>New York, Springr.</w:t>
      </w:r>
    </w:p>
    <w:p w14:paraId="3BB71678" w14:textId="77777777" w:rsidR="00723284" w:rsidRPr="00723284" w:rsidRDefault="00723284" w:rsidP="00723284">
      <w:pPr>
        <w:pStyle w:val="EndNoteBibliography"/>
        <w:spacing w:after="0"/>
        <w:ind w:left="720" w:hanging="720"/>
        <w:rPr>
          <w:noProof/>
        </w:rPr>
      </w:pPr>
      <w:r w:rsidRPr="00723284">
        <w:rPr>
          <w:noProof/>
        </w:rPr>
        <w:t xml:space="preserve">STACE, C. A. 1975. </w:t>
      </w:r>
      <w:r w:rsidRPr="00723284">
        <w:rPr>
          <w:i/>
          <w:noProof/>
        </w:rPr>
        <w:t>Hybridization and the Flora of the British Isles.</w:t>
      </w:r>
      <w:r w:rsidRPr="00723284">
        <w:rPr>
          <w:noProof/>
        </w:rPr>
        <w:t>, Academic Press.</w:t>
      </w:r>
    </w:p>
    <w:p w14:paraId="7D35A5CD" w14:textId="77777777" w:rsidR="00723284" w:rsidRPr="00723284" w:rsidRDefault="00723284" w:rsidP="00723284">
      <w:pPr>
        <w:pStyle w:val="EndNoteBibliography"/>
        <w:spacing w:after="0"/>
        <w:ind w:left="720" w:hanging="720"/>
        <w:rPr>
          <w:noProof/>
        </w:rPr>
      </w:pPr>
      <w:r w:rsidRPr="00723284">
        <w:rPr>
          <w:noProof/>
        </w:rPr>
        <w:t xml:space="preserve">STACE, C. A. 2019. </w:t>
      </w:r>
      <w:r w:rsidRPr="00723284">
        <w:rPr>
          <w:i/>
          <w:noProof/>
        </w:rPr>
        <w:t>New Flora of the British Isles</w:t>
      </w:r>
      <w:r w:rsidRPr="00723284">
        <w:rPr>
          <w:noProof/>
        </w:rPr>
        <w:t>, C &amp; M Floristics.</w:t>
      </w:r>
    </w:p>
    <w:p w14:paraId="06BA67F2" w14:textId="77777777" w:rsidR="00723284" w:rsidRPr="00723284" w:rsidRDefault="00723284" w:rsidP="00723284">
      <w:pPr>
        <w:pStyle w:val="EndNoteBibliography"/>
        <w:spacing w:after="0"/>
        <w:ind w:left="720" w:hanging="720"/>
        <w:rPr>
          <w:noProof/>
        </w:rPr>
      </w:pPr>
      <w:r w:rsidRPr="00723284">
        <w:rPr>
          <w:noProof/>
        </w:rPr>
        <w:t xml:space="preserve">STACE, C. A., C D. PRESTON &amp; PEARMAN, D. 2015. </w:t>
      </w:r>
      <w:r w:rsidRPr="00723284">
        <w:rPr>
          <w:i/>
          <w:noProof/>
        </w:rPr>
        <w:t>Hybrid Flora of the British Isles,</w:t>
      </w:r>
      <w:r w:rsidRPr="00723284">
        <w:rPr>
          <w:noProof/>
        </w:rPr>
        <w:t> Bristol, :Botanical Society of Britain &amp; Ireland.</w:t>
      </w:r>
    </w:p>
    <w:p w14:paraId="62D91F05" w14:textId="77777777" w:rsidR="00723284" w:rsidRPr="00723284" w:rsidRDefault="00723284" w:rsidP="00723284">
      <w:pPr>
        <w:pStyle w:val="EndNoteBibliography"/>
        <w:spacing w:after="0"/>
        <w:ind w:left="720" w:hanging="720"/>
        <w:rPr>
          <w:noProof/>
        </w:rPr>
      </w:pPr>
      <w:r w:rsidRPr="00723284">
        <w:rPr>
          <w:noProof/>
        </w:rPr>
        <w:t xml:space="preserve">STELKENS, R. &amp; SEEHAUSEN, O. 2009. GENETIC DISTANCE BETWEEN SPECIES PREDICTS NOVEL TRAIT EXPRESSION IN THEIR HYBRIDS. </w:t>
      </w:r>
      <w:r w:rsidRPr="00723284">
        <w:rPr>
          <w:i/>
          <w:noProof/>
        </w:rPr>
        <w:t>Evolution,</w:t>
      </w:r>
      <w:r w:rsidRPr="00723284">
        <w:rPr>
          <w:noProof/>
        </w:rPr>
        <w:t xml:space="preserve"> 63</w:t>
      </w:r>
      <w:r w:rsidRPr="00723284">
        <w:rPr>
          <w:b/>
          <w:noProof/>
        </w:rPr>
        <w:t>,</w:t>
      </w:r>
      <w:r w:rsidRPr="00723284">
        <w:rPr>
          <w:noProof/>
        </w:rPr>
        <w:t xml:space="preserve"> 884-897.</w:t>
      </w:r>
    </w:p>
    <w:p w14:paraId="7F1A4B54" w14:textId="77777777" w:rsidR="00723284" w:rsidRPr="00723284" w:rsidRDefault="00723284" w:rsidP="00723284">
      <w:pPr>
        <w:pStyle w:val="EndNoteBibliography"/>
        <w:spacing w:after="0"/>
        <w:ind w:left="720" w:hanging="720"/>
        <w:rPr>
          <w:noProof/>
        </w:rPr>
      </w:pPr>
      <w:r w:rsidRPr="00723284">
        <w:rPr>
          <w:noProof/>
        </w:rPr>
        <w:t xml:space="preserve">TATE, J. A., SOLTIS, D. E. &amp; SOLTIS, P. S. 2005. Polyploidy in Plants. </w:t>
      </w:r>
      <w:r w:rsidRPr="00723284">
        <w:rPr>
          <w:i/>
          <w:noProof/>
        </w:rPr>
        <w:t>In:</w:t>
      </w:r>
      <w:r w:rsidRPr="00723284">
        <w:rPr>
          <w:noProof/>
        </w:rPr>
        <w:t xml:space="preserve"> GREGORY, R. (ed.) </w:t>
      </w:r>
      <w:r w:rsidRPr="00723284">
        <w:rPr>
          <w:i/>
          <w:noProof/>
        </w:rPr>
        <w:t>The Evolution of the Genome.</w:t>
      </w:r>
      <w:r w:rsidRPr="00723284">
        <w:rPr>
          <w:noProof/>
        </w:rPr>
        <w:t xml:space="preserve"> Academic Press.</w:t>
      </w:r>
    </w:p>
    <w:p w14:paraId="6F3FA4CF" w14:textId="77777777" w:rsidR="00723284" w:rsidRPr="00723284" w:rsidRDefault="00723284" w:rsidP="00723284">
      <w:pPr>
        <w:pStyle w:val="EndNoteBibliography"/>
        <w:spacing w:after="0"/>
        <w:ind w:left="720" w:hanging="720"/>
        <w:rPr>
          <w:noProof/>
        </w:rPr>
      </w:pPr>
      <w:r w:rsidRPr="00723284">
        <w:rPr>
          <w:noProof/>
        </w:rPr>
        <w:t xml:space="preserve">WEBB, C. O. &amp; DONOGHUE, M. J. 2005. Phylomatic: tree assembly for applied phylogenetics. </w:t>
      </w:r>
      <w:r w:rsidRPr="00723284">
        <w:rPr>
          <w:i/>
          <w:noProof/>
        </w:rPr>
        <w:t>Molecular Ecology Notes,</w:t>
      </w:r>
      <w:r w:rsidRPr="00723284">
        <w:rPr>
          <w:noProof/>
        </w:rPr>
        <w:t xml:space="preserve"> 5</w:t>
      </w:r>
      <w:r w:rsidRPr="00723284">
        <w:rPr>
          <w:b/>
          <w:noProof/>
        </w:rPr>
        <w:t>,</w:t>
      </w:r>
      <w:r w:rsidRPr="00723284">
        <w:rPr>
          <w:noProof/>
        </w:rPr>
        <w:t xml:space="preserve"> 181-183.</w:t>
      </w:r>
    </w:p>
    <w:p w14:paraId="309C7BEE" w14:textId="77777777" w:rsidR="00723284" w:rsidRPr="00723284" w:rsidRDefault="00723284" w:rsidP="00723284">
      <w:pPr>
        <w:pStyle w:val="EndNoteBibliography"/>
        <w:spacing w:after="0"/>
        <w:ind w:left="720" w:hanging="720"/>
        <w:rPr>
          <w:noProof/>
        </w:rPr>
      </w:pPr>
      <w:r w:rsidRPr="00723284">
        <w:rPr>
          <w:noProof/>
        </w:rPr>
        <w:t xml:space="preserve">WHITNEY, K. D., AHERN, J. R., CAMPBELL, L. G., ALBERT, L. P. &amp; KING, M. S. 2010. Patterns of hybridization in plants. </w:t>
      </w:r>
      <w:r w:rsidRPr="00723284">
        <w:rPr>
          <w:i/>
          <w:noProof/>
        </w:rPr>
        <w:t>Perspectives in Plant Ecology Evolution and Systematics,</w:t>
      </w:r>
      <w:r w:rsidRPr="00723284">
        <w:rPr>
          <w:noProof/>
        </w:rPr>
        <w:t xml:space="preserve"> 12</w:t>
      </w:r>
      <w:r w:rsidRPr="00723284">
        <w:rPr>
          <w:b/>
          <w:noProof/>
        </w:rPr>
        <w:t>,</w:t>
      </w:r>
      <w:r w:rsidRPr="00723284">
        <w:rPr>
          <w:noProof/>
        </w:rPr>
        <w:t xml:space="preserve"> 175-182.</w:t>
      </w:r>
    </w:p>
    <w:p w14:paraId="22490F49" w14:textId="77777777" w:rsidR="00723284" w:rsidRPr="00723284" w:rsidRDefault="00723284" w:rsidP="00723284">
      <w:pPr>
        <w:pStyle w:val="EndNoteBibliography"/>
        <w:spacing w:after="0"/>
        <w:ind w:left="720" w:hanging="720"/>
        <w:rPr>
          <w:noProof/>
        </w:rPr>
      </w:pPr>
      <w:r w:rsidRPr="00723284">
        <w:rPr>
          <w:noProof/>
        </w:rPr>
        <w:t>WICKHAM, H. 2009. ggplot2: elegant graphics for data analysis. Springer New York.</w:t>
      </w:r>
    </w:p>
    <w:p w14:paraId="05C37443" w14:textId="77777777" w:rsidR="00723284" w:rsidRPr="00723284" w:rsidRDefault="00723284" w:rsidP="00723284">
      <w:pPr>
        <w:pStyle w:val="EndNoteBibliography"/>
        <w:spacing w:after="0"/>
        <w:ind w:left="720" w:hanging="720"/>
        <w:rPr>
          <w:noProof/>
        </w:rPr>
      </w:pPr>
      <w:r w:rsidRPr="00723284">
        <w:rPr>
          <w:noProof/>
        </w:rPr>
        <w:t>WICKHAM, H. &amp; FRANCOIS, R. 2016. dplyr: A Grammar of Data Manipulation </w:t>
      </w:r>
    </w:p>
    <w:p w14:paraId="33FB250D" w14:textId="77777777" w:rsidR="00723284" w:rsidRPr="00723284" w:rsidRDefault="00723284" w:rsidP="00723284">
      <w:pPr>
        <w:pStyle w:val="EndNoteBibliography"/>
        <w:spacing w:after="0"/>
        <w:ind w:left="720" w:hanging="720"/>
        <w:rPr>
          <w:noProof/>
        </w:rPr>
      </w:pPr>
      <w:r w:rsidRPr="00723284">
        <w:rPr>
          <w:noProof/>
        </w:rPr>
        <w:t xml:space="preserve">WIDMER, A., LEXER, C. &amp; COZZOLINO, S. 2009. Evolution of reproductive isolation in plants. </w:t>
      </w:r>
      <w:r w:rsidRPr="00723284">
        <w:rPr>
          <w:i/>
          <w:noProof/>
        </w:rPr>
        <w:t>Heredity,</w:t>
      </w:r>
      <w:r w:rsidRPr="00723284">
        <w:rPr>
          <w:noProof/>
        </w:rPr>
        <w:t xml:space="preserve"> 102</w:t>
      </w:r>
      <w:r w:rsidRPr="00723284">
        <w:rPr>
          <w:b/>
          <w:noProof/>
        </w:rPr>
        <w:t>,</w:t>
      </w:r>
      <w:r w:rsidRPr="00723284">
        <w:rPr>
          <w:noProof/>
        </w:rPr>
        <w:t xml:space="preserve"> 31-38.</w:t>
      </w:r>
    </w:p>
    <w:p w14:paraId="59D9F2EC" w14:textId="77777777" w:rsidR="00723284" w:rsidRPr="00723284" w:rsidRDefault="00723284" w:rsidP="00723284">
      <w:pPr>
        <w:pStyle w:val="EndNoteBibliography"/>
        <w:ind w:left="720" w:hanging="720"/>
        <w:rPr>
          <w:noProof/>
        </w:rPr>
      </w:pPr>
      <w:r w:rsidRPr="00723284">
        <w:rPr>
          <w:noProof/>
        </w:rPr>
        <w:t xml:space="preserve">YOUNG, M. R., PROCTOR, H. C., DEWAARD, J. R. &amp; HEBERT, P. D. N. DNA barcodes expose unexpected diversity in Canadian mites. </w:t>
      </w:r>
      <w:r w:rsidRPr="00723284">
        <w:rPr>
          <w:i/>
          <w:noProof/>
        </w:rPr>
        <w:t>Molecular Ecology</w:t>
      </w:r>
      <w:r w:rsidRPr="00723284">
        <w:rPr>
          <w:b/>
          <w:noProof/>
        </w:rPr>
        <w:t>,</w:t>
      </w:r>
      <w:r w:rsidRPr="00723284">
        <w:rPr>
          <w:noProof/>
        </w:rPr>
        <w:t xml:space="preserve"> 13.</w:t>
      </w:r>
    </w:p>
    <w:p w14:paraId="5B8C2532" w14:textId="77E9A7DE" w:rsidR="00F947A3" w:rsidRDefault="00653646" w:rsidP="004D69F9">
      <w:pPr>
        <w:spacing w:line="480" w:lineRule="auto"/>
        <w:rPr>
          <w:b/>
          <w:u w:val="single"/>
        </w:rPr>
      </w:pPr>
      <w:r>
        <w:fldChar w:fldCharType="end"/>
      </w:r>
    </w:p>
    <w:p w14:paraId="207CB6AA" w14:textId="77777777" w:rsidR="00936DD3" w:rsidRDefault="00936DD3" w:rsidP="008B13F3">
      <w:pPr>
        <w:spacing w:line="480" w:lineRule="auto"/>
        <w:rPr>
          <w:b/>
          <w:u w:val="single"/>
        </w:rPr>
      </w:pPr>
      <w:r>
        <w:rPr>
          <w:b/>
          <w:u w:val="single"/>
        </w:rPr>
        <w:br w:type="page"/>
      </w:r>
    </w:p>
    <w:p w14:paraId="62D38EE9" w14:textId="61E16F6E" w:rsidR="00E7006F" w:rsidRDefault="00E7006F" w:rsidP="008B13F3">
      <w:pPr>
        <w:spacing w:line="480" w:lineRule="auto"/>
        <w:jc w:val="both"/>
        <w:rPr>
          <w:b/>
          <w:u w:val="single"/>
        </w:rPr>
      </w:pPr>
      <w:r w:rsidRPr="00E7006F">
        <w:rPr>
          <w:b/>
          <w:u w:val="single"/>
        </w:rPr>
        <w:lastRenderedPageBreak/>
        <w:t>Supplementary Information:</w:t>
      </w:r>
    </w:p>
    <w:p w14:paraId="0F2FFB73" w14:textId="3DECDEBA" w:rsidR="00F315E8" w:rsidRPr="007535F1" w:rsidRDefault="00F315E8" w:rsidP="008B13F3">
      <w:pPr>
        <w:spacing w:line="480" w:lineRule="auto"/>
        <w:jc w:val="both"/>
        <w:rPr>
          <w:b/>
          <w:u w:val="single"/>
        </w:rPr>
      </w:pPr>
      <w:r w:rsidRPr="007535F1">
        <w:rPr>
          <w:b/>
          <w:u w:val="single"/>
        </w:rPr>
        <w:t>Source code:</w:t>
      </w:r>
    </w:p>
    <w:p w14:paraId="43296315" w14:textId="660C8A5E" w:rsidR="00F315E8" w:rsidRPr="007535F1" w:rsidRDefault="00F315E8" w:rsidP="008B13F3">
      <w:pPr>
        <w:spacing w:line="480" w:lineRule="auto"/>
        <w:jc w:val="both"/>
      </w:pPr>
      <w:r w:rsidRPr="007535F1">
        <w:t xml:space="preserve">Source code for all </w:t>
      </w:r>
      <w:r w:rsidR="00D35C29">
        <w:t xml:space="preserve">the </w:t>
      </w:r>
      <w:r w:rsidRPr="007535F1">
        <w:t>analyses and figures can be found</w:t>
      </w:r>
      <w:r w:rsidR="00D35C29">
        <w:t xml:space="preserve"> at </w:t>
      </w:r>
      <w:proofErr w:type="gramStart"/>
      <w:r w:rsidR="00D35C29" w:rsidRPr="00D35C29">
        <w:t>https://github.com/Euphrasiologist/Floristic_DNA_Barcoding</w:t>
      </w:r>
      <w:r w:rsidR="00D35C29" w:rsidRPr="00D35C29" w:rsidDel="00D35C29">
        <w:t xml:space="preserve"> </w:t>
      </w:r>
      <w:r w:rsidRPr="007535F1">
        <w:t>.</w:t>
      </w:r>
      <w:proofErr w:type="gramEnd"/>
    </w:p>
    <w:p w14:paraId="6A19D430" w14:textId="6C1BC56B" w:rsidR="00E7006F" w:rsidRPr="000E2BBD" w:rsidRDefault="00734C4D" w:rsidP="008B13F3">
      <w:pPr>
        <w:spacing w:line="480" w:lineRule="auto"/>
        <w:jc w:val="both"/>
        <w:rPr>
          <w:b/>
          <w:u w:val="single"/>
        </w:rPr>
      </w:pPr>
      <w:r w:rsidRPr="000E2BBD">
        <w:rPr>
          <w:b/>
          <w:u w:val="single"/>
        </w:rPr>
        <w:t>Model outputs:</w:t>
      </w:r>
    </w:p>
    <w:p w14:paraId="00718639" w14:textId="201B82AA" w:rsidR="00734C4D" w:rsidRDefault="00734C4D" w:rsidP="008B13F3">
      <w:pPr>
        <w:spacing w:line="480" w:lineRule="auto"/>
        <w:jc w:val="both"/>
      </w:pPr>
      <w:r>
        <w:t xml:space="preserve">Table </w:t>
      </w:r>
      <w:r w:rsidR="00EA5735">
        <w:t>1</w:t>
      </w:r>
      <w:r>
        <w:t>: Model</w:t>
      </w:r>
      <w:r w:rsidR="00D1674F">
        <w:t xml:space="preserve"> 1:</w:t>
      </w:r>
      <w:r>
        <w:t xml:space="preserve"> </w:t>
      </w:r>
      <w:r w:rsidR="00D1674F">
        <w:t>P</w:t>
      </w:r>
      <w:r>
        <w:t xml:space="preserve">robability of hybridisation with genetic distance, </w:t>
      </w:r>
      <w:proofErr w:type="spellStart"/>
      <w:r>
        <w:t>hectads</w:t>
      </w:r>
      <w:proofErr w:type="spellEnd"/>
      <w:r>
        <w:t xml:space="preserve"> shared and life history of parental species</w:t>
      </w:r>
      <w:r w:rsidR="00D1674F">
        <w:t xml:space="preserve"> as</w:t>
      </w:r>
      <w:r w:rsidR="005244C8">
        <w:t xml:space="preserve"> fixed</w:t>
      </w:r>
      <w:r w:rsidR="00D1674F">
        <w:t xml:space="preserve"> covariates</w:t>
      </w:r>
      <w:r w:rsidR="001F007A">
        <w:t xml:space="preserve">. The posterior mean of the distribution of each coefficient is given, along with lower and upper </w:t>
      </w:r>
      <w:r w:rsidR="00854423">
        <w:t xml:space="preserve">95% </w:t>
      </w:r>
      <w:r w:rsidR="001F007A">
        <w:t>Credible Intervals. The p-value (</w:t>
      </w:r>
      <w:proofErr w:type="spellStart"/>
      <w:r w:rsidR="001F007A">
        <w:t>pMCMC</w:t>
      </w:r>
      <w:proofErr w:type="spellEnd"/>
      <w:r w:rsidR="001F007A">
        <w:t>) is also reported and given in bold where significant.</w:t>
      </w:r>
      <w:r w:rsidR="007A5E02">
        <w:t xml:space="preserve"> </w:t>
      </w:r>
      <w:commentRangeStart w:id="91"/>
      <w:del w:id="92" w:author="Microsoft Office User" w:date="2021-11-11T14:13:00Z">
        <w:r w:rsidR="00F42199" w:rsidDel="00723284">
          <w:delText>Annual-perennial and perennial-perennial levels are jointly tested using a Wald test in the main text.</w:delText>
        </w:r>
        <w:commentRangeEnd w:id="91"/>
        <w:r w:rsidR="002C593D" w:rsidDel="00723284">
          <w:rPr>
            <w:rStyle w:val="CommentReference"/>
          </w:rPr>
          <w:commentReference w:id="91"/>
        </w:r>
      </w:del>
    </w:p>
    <w:tbl>
      <w:tblPr>
        <w:tblW w:w="9004" w:type="dxa"/>
        <w:tblCellMar>
          <w:left w:w="0" w:type="dxa"/>
          <w:right w:w="0" w:type="dxa"/>
        </w:tblCellMar>
        <w:tblLook w:val="04A0" w:firstRow="1" w:lastRow="0" w:firstColumn="1" w:lastColumn="0" w:noHBand="0" w:noVBand="1"/>
      </w:tblPr>
      <w:tblGrid>
        <w:gridCol w:w="2598"/>
        <w:gridCol w:w="1501"/>
        <w:gridCol w:w="1136"/>
        <w:gridCol w:w="1136"/>
        <w:gridCol w:w="1421"/>
        <w:gridCol w:w="1212"/>
      </w:tblGrid>
      <w:tr w:rsidR="002F3670" w:rsidRPr="00717555" w14:paraId="2D9CDB57"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FA031A" w14:textId="77777777" w:rsidR="00717555" w:rsidRPr="00717555" w:rsidRDefault="00717555" w:rsidP="008B13F3">
            <w:pPr>
              <w:spacing w:after="0" w:line="480" w:lineRule="auto"/>
              <w:rPr>
                <w:rFonts w:ascii="Helvetica" w:eastAsia="Times New Roman" w:hAnsi="Helvetica" w:cs="Times New Roman"/>
                <w:sz w:val="18"/>
                <w:szCs w:val="18"/>
              </w:rPr>
            </w:pP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55D5AF" w14:textId="3324E1DB"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Posterior mean</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F3813A"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l-95% CI</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B16210"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u-95% CI</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0BF168" w14:textId="7FAF02E4"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Effective sample size</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38E457" w14:textId="77777777" w:rsidR="00717555" w:rsidRPr="00717555" w:rsidRDefault="00717555" w:rsidP="008B13F3">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pMCMC</w:t>
            </w:r>
            <w:proofErr w:type="spellEnd"/>
          </w:p>
        </w:tc>
      </w:tr>
      <w:tr w:rsidR="00717555" w:rsidRPr="00717555" w14:paraId="76B3257E" w14:textId="77777777" w:rsidTr="002F3670">
        <w:trPr>
          <w:trHeight w:val="202"/>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975B37" w14:textId="7777777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(Intercept)</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93392D" w14:textId="56A62DD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8161FD">
              <w:rPr>
                <w:rFonts w:ascii="Helvetica Neue" w:eastAsia="Times New Roman" w:hAnsi="Helvetica Neue" w:cs="Times New Roman"/>
                <w:color w:val="000000"/>
                <w:sz w:val="15"/>
                <w:szCs w:val="15"/>
              </w:rPr>
              <w:t>78</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055848" w14:textId="4039ACF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7</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1868F9" w14:textId="7FAD05A5"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32</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7FCF61" w14:textId="0A864B34"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439B8D" w14:textId="2BBE988F"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096</w:t>
            </w:r>
          </w:p>
        </w:tc>
      </w:tr>
      <w:tr w:rsidR="00717555" w:rsidRPr="00717555" w14:paraId="07ACCD2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B25899" w14:textId="01E7F677"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FDBFDF" w14:textId="1A75F26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0.22</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B6A321" w14:textId="0A67C69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9D1003" w14:textId="796D2CE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0.19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7C39ED" w14:textId="35A4BEB9"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415</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C7163D"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B9FAC78"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47CE81" w14:textId="7E75824E" w:rsidR="00717555" w:rsidRPr="00717555" w:rsidRDefault="00717555" w:rsidP="00017672">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C9E335" w14:textId="4CA98D6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06</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E58DF" w14:textId="5D8F9949"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0.000</w:t>
            </w:r>
            <w:r w:rsidR="008161FD">
              <w:rPr>
                <w:rFonts w:ascii="Helvetica Neue" w:eastAsia="Times New Roman" w:hAnsi="Helvetica Neue" w:cs="Times New Roman"/>
                <w:color w:val="000000"/>
                <w:sz w:val="15"/>
                <w:szCs w:val="15"/>
              </w:rPr>
              <w:t>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443D13" w14:textId="61A8C1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08</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E7E87C" w14:textId="26F8A4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CE83B5"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26D3946"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A838C8" w14:textId="475723A3"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972B8B" w14:textId="16D1DB9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6E5A00" w14:textId="6C26999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1.23</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7F780F" w14:textId="2A89D91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40</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2DAAEC" w14:textId="2E5AA48C"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872</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02E08D" w14:textId="00B22CD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28</w:t>
            </w:r>
          </w:p>
        </w:tc>
      </w:tr>
      <w:tr w:rsidR="00717555" w:rsidRPr="00717555" w14:paraId="2949D2C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3AE0D0" w14:textId="1A898741"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CF4FC0" w14:textId="5B52B40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0.6</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333778" w14:textId="668FE1C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E3C256" w14:textId="2095E12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AC4EDE">
              <w:rPr>
                <w:rFonts w:ascii="Helvetica Neue" w:eastAsia="Times New Roman" w:hAnsi="Helvetica Neue" w:cs="Times New Roman"/>
                <w:color w:val="000000"/>
                <w:sz w:val="15"/>
                <w:szCs w:val="15"/>
              </w:rPr>
              <w:t>5</w:t>
            </w:r>
            <w:r w:rsidR="008161FD">
              <w:rPr>
                <w:rFonts w:ascii="Helvetica Neue" w:eastAsia="Times New Roman" w:hAnsi="Helvetica Neue" w:cs="Times New Roman"/>
                <w:color w:val="000000"/>
                <w:sz w:val="15"/>
                <w:szCs w:val="15"/>
              </w:rPr>
              <w:t>1</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A34056" w14:textId="009F5ED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E7F25E" w14:textId="05B22503"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21</w:t>
            </w:r>
          </w:p>
        </w:tc>
      </w:tr>
      <w:tr w:rsidR="00717555" w:rsidRPr="00717555" w14:paraId="041BC7C3"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289D00" w14:textId="37EA846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G</w:t>
            </w:r>
            <w:r w:rsidRPr="002F3670">
              <w:rPr>
                <w:rFonts w:ascii="Helvetica Neue" w:eastAsia="Times New Roman" w:hAnsi="Helvetica Neue" w:cs="Times New Roman"/>
                <w:bCs/>
                <w:color w:val="000000"/>
                <w:sz w:val="15"/>
                <w:szCs w:val="15"/>
              </w:rPr>
              <w:t>enus size</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1BC805" w14:textId="4DE05FA1"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0.0081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D51214" w14:textId="04D1E1BF"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234DD4" w14:textId="3E2443E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49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6D84B7" w14:textId="54B945DE"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890F45" w14:textId="59C0BA6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69</w:t>
            </w:r>
          </w:p>
        </w:tc>
      </w:tr>
    </w:tbl>
    <w:p w14:paraId="22ECFC23" w14:textId="4092DA91" w:rsidR="00FE00E8" w:rsidRDefault="00FE00E8" w:rsidP="00017672">
      <w:pPr>
        <w:spacing w:line="480" w:lineRule="auto"/>
        <w:jc w:val="both"/>
      </w:pPr>
    </w:p>
    <w:p w14:paraId="17687A3F" w14:textId="795609C6" w:rsidR="006263A6" w:rsidRDefault="00AB7A1C" w:rsidP="00017672">
      <w:pPr>
        <w:spacing w:line="480" w:lineRule="auto"/>
        <w:jc w:val="both"/>
        <w:rPr>
          <w:ins w:id="93" w:author="Microsoft Office User" w:date="2021-11-11T14:10:00Z"/>
        </w:rPr>
      </w:pPr>
      <w:ins w:id="94" w:author="Microsoft Office User" w:date="2021-11-11T14:08:00Z">
        <w:r>
          <w:t>To test the j</w:t>
        </w:r>
      </w:ins>
      <w:ins w:id="95" w:author="Microsoft Office User" w:date="2021-11-11T14:09:00Z">
        <w:r>
          <w:t>oint effect of life history (the levels annual-perennial parent pair and perennial-perennial parent pair), a Wald test was performed on the posterior mean distributions and the covariances between these two fa</w:t>
        </w:r>
      </w:ins>
      <w:ins w:id="96" w:author="Microsoft Office User" w:date="2021-11-11T14:10:00Z">
        <w:r>
          <w:t>ctor levels to determine whether the joint effect of life history was significantly different from zero. The result of this test is:</w:t>
        </w:r>
      </w:ins>
    </w:p>
    <w:p w14:paraId="3BD6252E" w14:textId="69DFB09D" w:rsidR="00AB7A1C" w:rsidRDefault="00AB7A1C" w:rsidP="00AB7A1C">
      <w:pPr>
        <w:spacing w:line="480" w:lineRule="auto"/>
        <w:jc w:val="both"/>
        <w:rPr>
          <w:ins w:id="97" w:author="Microsoft Office User" w:date="2021-11-11T14:12:00Z"/>
        </w:rPr>
      </w:pPr>
      <w:ins w:id="98" w:author="Microsoft Office User" w:date="2021-11-11T14:11:00Z">
        <w:r w:rsidRPr="00AB7A1C">
          <w:rPr>
            <w:rPrChange w:id="99" w:author="Microsoft Office User" w:date="2021-11-11T14:11:00Z">
              <w:rPr>
                <w:rFonts w:ascii="Times New Roman" w:eastAsia="Times New Roman" w:hAnsi="Times New Roman" w:cs="Times New Roman"/>
                <w:sz w:val="24"/>
                <w:szCs w:val="24"/>
              </w:rPr>
            </w:rPrChange>
          </w:rPr>
          <w:t xml:space="preserve">(χ2 = </w:t>
        </w:r>
        <w:r>
          <w:t>8.57</w:t>
        </w:r>
        <w:r w:rsidRPr="00AB7A1C">
          <w:rPr>
            <w:rPrChange w:id="100" w:author="Microsoft Office User" w:date="2021-11-11T14:11:00Z">
              <w:rPr>
                <w:rFonts w:ascii="Times New Roman" w:eastAsia="Times New Roman" w:hAnsi="Times New Roman" w:cs="Times New Roman"/>
                <w:sz w:val="24"/>
                <w:szCs w:val="24"/>
              </w:rPr>
            </w:rPrChange>
          </w:rPr>
          <w:t xml:space="preserve">, </w:t>
        </w:r>
        <w:proofErr w:type="spellStart"/>
        <w:r w:rsidRPr="00AB7A1C">
          <w:rPr>
            <w:rPrChange w:id="101" w:author="Microsoft Office User" w:date="2021-11-11T14:11:00Z">
              <w:rPr>
                <w:rFonts w:ascii="Times New Roman" w:eastAsia="Times New Roman" w:hAnsi="Times New Roman" w:cs="Times New Roman"/>
                <w:sz w:val="24"/>
                <w:szCs w:val="24"/>
              </w:rPr>
            </w:rPrChange>
          </w:rPr>
          <w:t>df</w:t>
        </w:r>
        <w:proofErr w:type="spellEnd"/>
        <w:r w:rsidRPr="00AB7A1C">
          <w:rPr>
            <w:rPrChange w:id="102" w:author="Microsoft Office User" w:date="2021-11-11T14:11:00Z">
              <w:rPr>
                <w:rFonts w:ascii="Times New Roman" w:eastAsia="Times New Roman" w:hAnsi="Times New Roman" w:cs="Times New Roman"/>
                <w:sz w:val="24"/>
                <w:szCs w:val="24"/>
              </w:rPr>
            </w:rPrChange>
          </w:rPr>
          <w:t>=</w:t>
        </w:r>
        <w:r>
          <w:t>2</w:t>
        </w:r>
        <w:r w:rsidRPr="00AB7A1C">
          <w:rPr>
            <w:rPrChange w:id="103" w:author="Microsoft Office User" w:date="2021-11-11T14:11:00Z">
              <w:rPr>
                <w:rFonts w:ascii="Times New Roman" w:eastAsia="Times New Roman" w:hAnsi="Times New Roman" w:cs="Times New Roman"/>
                <w:sz w:val="24"/>
                <w:szCs w:val="24"/>
              </w:rPr>
            </w:rPrChange>
          </w:rPr>
          <w:t>, P=0.</w:t>
        </w:r>
        <w:r>
          <w:t>0</w:t>
        </w:r>
      </w:ins>
      <w:ins w:id="104" w:author="Microsoft Office User" w:date="2021-11-11T14:12:00Z">
        <w:r>
          <w:t>138</w:t>
        </w:r>
      </w:ins>
      <w:ins w:id="105" w:author="Microsoft Office User" w:date="2021-11-11T14:11:00Z">
        <w:r w:rsidRPr="00AB7A1C">
          <w:rPr>
            <w:rPrChange w:id="106" w:author="Microsoft Office User" w:date="2021-11-11T14:11:00Z">
              <w:rPr>
                <w:rFonts w:ascii="Times New Roman" w:eastAsia="Times New Roman" w:hAnsi="Times New Roman" w:cs="Times New Roman"/>
                <w:sz w:val="24"/>
                <w:szCs w:val="24"/>
              </w:rPr>
            </w:rPrChange>
          </w:rPr>
          <w:t>)</w:t>
        </w:r>
      </w:ins>
    </w:p>
    <w:p w14:paraId="74C1E0F2" w14:textId="5E756461" w:rsidR="00AB7A1C" w:rsidRPr="00AB7A1C" w:rsidDel="00AB7A1C" w:rsidRDefault="00AB7A1C" w:rsidP="00017672">
      <w:pPr>
        <w:spacing w:line="480" w:lineRule="auto"/>
        <w:jc w:val="both"/>
        <w:rPr>
          <w:del w:id="107" w:author="Microsoft Office User" w:date="2021-11-11T14:12:00Z"/>
          <w:rPrChange w:id="108" w:author="Microsoft Office User" w:date="2021-11-11T14:08:00Z">
            <w:rPr>
              <w:del w:id="109" w:author="Microsoft Office User" w:date="2021-11-11T14:12:00Z"/>
              <w:b/>
            </w:rPr>
          </w:rPrChange>
        </w:rPr>
      </w:pPr>
    </w:p>
    <w:p w14:paraId="576C64F8" w14:textId="081CECE9" w:rsidR="006263A6" w:rsidDel="00AB7A1C" w:rsidRDefault="006263A6" w:rsidP="00017672">
      <w:pPr>
        <w:spacing w:line="480" w:lineRule="auto"/>
        <w:jc w:val="both"/>
        <w:rPr>
          <w:del w:id="110" w:author="Microsoft Office User" w:date="2021-11-11T14:12:00Z"/>
          <w:b/>
        </w:rPr>
      </w:pPr>
    </w:p>
    <w:p w14:paraId="62AF139F" w14:textId="6CB28AF1" w:rsidR="006263A6" w:rsidDel="00AB7A1C" w:rsidRDefault="006263A6" w:rsidP="00017672">
      <w:pPr>
        <w:spacing w:line="480" w:lineRule="auto"/>
        <w:jc w:val="both"/>
        <w:rPr>
          <w:del w:id="111" w:author="Microsoft Office User" w:date="2021-11-11T14:12:00Z"/>
          <w:b/>
        </w:rPr>
      </w:pPr>
    </w:p>
    <w:p w14:paraId="3B9A1265" w14:textId="0690D6E0" w:rsidR="006263A6" w:rsidDel="00AB7A1C" w:rsidRDefault="006263A6" w:rsidP="00017672">
      <w:pPr>
        <w:spacing w:line="480" w:lineRule="auto"/>
        <w:jc w:val="both"/>
        <w:rPr>
          <w:del w:id="112" w:author="Microsoft Office User" w:date="2021-11-11T14:12:00Z"/>
          <w:b/>
        </w:rPr>
      </w:pPr>
    </w:p>
    <w:p w14:paraId="084C2CC3" w14:textId="574134B0" w:rsidR="006263A6" w:rsidRPr="00AB7A1C" w:rsidRDefault="00AB7A1C" w:rsidP="00017672">
      <w:pPr>
        <w:spacing w:line="480" w:lineRule="auto"/>
        <w:jc w:val="both"/>
        <w:rPr>
          <w:rPrChange w:id="113" w:author="Microsoft Office User" w:date="2021-11-11T14:12:00Z">
            <w:rPr>
              <w:b/>
            </w:rPr>
          </w:rPrChange>
        </w:rPr>
      </w:pPr>
      <w:ins w:id="114" w:author="Microsoft Office User" w:date="2021-11-11T14:12:00Z">
        <w:r>
          <w:t xml:space="preserve">Therefore, despite the individual tests shown in the summary in the table above being </w:t>
        </w:r>
        <w:proofErr w:type="spellStart"/>
        <w:proofErr w:type="gramStart"/>
        <w:r>
          <w:t>non significant</w:t>
        </w:r>
        <w:proofErr w:type="spellEnd"/>
        <w:proofErr w:type="gramEnd"/>
        <w:r>
          <w:t xml:space="preserve">, we see an overall </w:t>
        </w:r>
      </w:ins>
      <w:ins w:id="115" w:author="Microsoft Office User" w:date="2021-11-11T14:13:00Z">
        <w:r>
          <w:t>significant effect of life history. This is because the factor levels are correlated in their effect.</w:t>
        </w:r>
      </w:ins>
    </w:p>
    <w:p w14:paraId="5DB0BE92" w14:textId="1180766F" w:rsidR="00EA5735" w:rsidRPr="00936DD3" w:rsidRDefault="00EA5735" w:rsidP="00017672">
      <w:pPr>
        <w:spacing w:line="480" w:lineRule="auto"/>
        <w:jc w:val="both"/>
        <w:rPr>
          <w:b/>
          <w:u w:val="single"/>
        </w:rPr>
      </w:pPr>
      <w:r w:rsidRPr="00936DD3">
        <w:rPr>
          <w:b/>
        </w:rPr>
        <w:t>Phylogenetic signal</w:t>
      </w:r>
      <w:r>
        <w:rPr>
          <w:b/>
        </w:rPr>
        <w:t>:</w:t>
      </w:r>
    </w:p>
    <w:p w14:paraId="608BD2DC" w14:textId="77777777" w:rsidR="00EA5735" w:rsidRDefault="00EA5735" w:rsidP="00017672">
      <w:pPr>
        <w:spacing w:line="480" w:lineRule="auto"/>
        <w:jc w:val="both"/>
      </w:pPr>
      <w:r>
        <w:t>Table 2: Phylogenetic signal of probability of hybridisation and the species variance independent of phylogenetic effects. 95% Credible Intervals of the variances are also presented. See methods for calculation.</w:t>
      </w:r>
    </w:p>
    <w:tbl>
      <w:tblPr>
        <w:tblW w:w="9023" w:type="dxa"/>
        <w:tblCellMar>
          <w:left w:w="0" w:type="dxa"/>
          <w:right w:w="0" w:type="dxa"/>
        </w:tblCellMar>
        <w:tblLook w:val="04A0" w:firstRow="1" w:lastRow="0" w:firstColumn="1" w:lastColumn="0" w:noHBand="0" w:noVBand="1"/>
      </w:tblPr>
      <w:tblGrid>
        <w:gridCol w:w="2876"/>
        <w:gridCol w:w="1542"/>
        <w:gridCol w:w="2313"/>
        <w:gridCol w:w="2292"/>
      </w:tblGrid>
      <w:tr w:rsidR="00EA5735" w:rsidRPr="006A7BE8" w14:paraId="6878C49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252A5F"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Variance Component</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D7604A"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Posterior Mode</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95F8BD"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Lower Credible Interval</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7415E6"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Upper Credible Interval</w:t>
            </w:r>
          </w:p>
        </w:tc>
      </w:tr>
      <w:tr w:rsidR="00EA5735" w:rsidRPr="006A7BE8" w14:paraId="5D77AC74" w14:textId="77777777" w:rsidTr="008B13F3">
        <w:trPr>
          <w:trHeight w:val="10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1B8D6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BB3FB" w14:textId="0DC6134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54</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0473D6" w14:textId="02DD421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w:t>
            </w:r>
            <w:r w:rsidR="006263A6">
              <w:rPr>
                <w:rFonts w:ascii="Helvetica Neue" w:eastAsia="Times New Roman" w:hAnsi="Helvetica Neue" w:cs="Times New Roman"/>
                <w:color w:val="000000"/>
                <w:sz w:val="15"/>
                <w:szCs w:val="15"/>
              </w:rPr>
              <w:t>1</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DC8F71" w14:textId="06F3161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69</w:t>
            </w:r>
          </w:p>
        </w:tc>
      </w:tr>
      <w:tr w:rsidR="00EA5735" w:rsidRPr="006A7BE8" w14:paraId="29DE805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1FC624"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01316B" w14:textId="0F7673F6"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D17D49" w14:textId="3D2D975B"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25</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4C021D4" w14:textId="39EAA1D8"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60</w:t>
            </w:r>
          </w:p>
        </w:tc>
      </w:tr>
      <w:tr w:rsidR="00EA5735" w:rsidRPr="006A7BE8" w14:paraId="5A272816"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EF01B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20CCF4" w14:textId="11A6EA1E"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58</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636477" w14:textId="650E55C1"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0.30</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11E912" w14:textId="2DEBD223"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72</w:t>
            </w:r>
          </w:p>
        </w:tc>
      </w:tr>
      <w:tr w:rsidR="00EA5735" w:rsidRPr="006A7BE8" w14:paraId="3B4D7F68"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39B7F3"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52A497" w14:textId="63B72DBF"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81215A" w14:textId="0562F239"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13</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E95422" w14:textId="3FF3358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0.4</w:t>
            </w:r>
            <w:r w:rsidR="006263A6">
              <w:rPr>
                <w:rFonts w:ascii="Helvetica Neue" w:eastAsia="Times New Roman" w:hAnsi="Helvetica Neue" w:cs="Times New Roman"/>
                <w:color w:val="000000"/>
                <w:sz w:val="15"/>
                <w:szCs w:val="15"/>
              </w:rPr>
              <w:t>5</w:t>
            </w:r>
          </w:p>
        </w:tc>
      </w:tr>
    </w:tbl>
    <w:p w14:paraId="5CD7CBC2" w14:textId="77777777" w:rsidR="00EA5735" w:rsidRDefault="00EA5735" w:rsidP="00017672">
      <w:pPr>
        <w:spacing w:line="480" w:lineRule="auto"/>
        <w:jc w:val="both"/>
      </w:pPr>
    </w:p>
    <w:p w14:paraId="69410E69" w14:textId="66708C57" w:rsidR="00734C4D" w:rsidRDefault="00734C4D" w:rsidP="00017672">
      <w:pPr>
        <w:spacing w:line="480" w:lineRule="auto"/>
        <w:jc w:val="both"/>
      </w:pPr>
      <w:r>
        <w:t xml:space="preserve">Table </w:t>
      </w:r>
      <w:r w:rsidR="002A2371">
        <w:t>3</w:t>
      </w:r>
      <w:r>
        <w:t>: Model</w:t>
      </w:r>
      <w:r w:rsidR="00D1674F">
        <w:t xml:space="preserve"> 2: P</w:t>
      </w:r>
      <w:r>
        <w:t xml:space="preserve">robability of hybridisation with ploidy, genetic distance, </w:t>
      </w:r>
      <w:proofErr w:type="spellStart"/>
      <w:r>
        <w:t>hectads</w:t>
      </w:r>
      <w:proofErr w:type="spellEnd"/>
      <w:r>
        <w:t xml:space="preserve"> shared and life history of parental species</w:t>
      </w:r>
      <w:r w:rsidR="00D1674F">
        <w:t xml:space="preserve"> as covariates.</w:t>
      </w:r>
      <w:r w:rsidR="00D1674F" w:rsidRPr="00D1674F">
        <w:t xml:space="preserve"> </w:t>
      </w:r>
      <w:r w:rsidR="00D1674F">
        <w:t>The posterior mean of the distribution of each coefficient is given, along with lower and upper</w:t>
      </w:r>
      <w:r w:rsidR="00854423">
        <w:t xml:space="preserve"> 95%</w:t>
      </w:r>
      <w:r w:rsidR="00D1674F">
        <w:t xml:space="preserve"> Credible Intervals. The p-value (</w:t>
      </w:r>
      <w:proofErr w:type="spellStart"/>
      <w:r w:rsidR="00D1674F">
        <w:t>pMCMC</w:t>
      </w:r>
      <w:proofErr w:type="spellEnd"/>
      <w:r w:rsidR="00D1674F">
        <w:t xml:space="preserve">) is also reported and given in bold where significant. </w:t>
      </w:r>
    </w:p>
    <w:tbl>
      <w:tblPr>
        <w:tblW w:w="9082" w:type="dxa"/>
        <w:tblCellMar>
          <w:left w:w="0" w:type="dxa"/>
          <w:right w:w="0" w:type="dxa"/>
        </w:tblCellMar>
        <w:tblLook w:val="04A0" w:firstRow="1" w:lastRow="0" w:firstColumn="1" w:lastColumn="0" w:noHBand="0" w:noVBand="1"/>
      </w:tblPr>
      <w:tblGrid>
        <w:gridCol w:w="2971"/>
        <w:gridCol w:w="1432"/>
        <w:gridCol w:w="1084"/>
        <w:gridCol w:w="1084"/>
        <w:gridCol w:w="1355"/>
        <w:gridCol w:w="1156"/>
      </w:tblGrid>
      <w:tr w:rsidR="00CD2FAE" w:rsidRPr="00CD2FAE" w14:paraId="22CB2DC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CAC83F" w14:textId="77777777" w:rsidR="00CD2FAE" w:rsidRPr="00CD2FAE" w:rsidRDefault="00CD2FAE" w:rsidP="00017672">
            <w:pPr>
              <w:spacing w:after="0" w:line="480" w:lineRule="auto"/>
              <w:rPr>
                <w:rFonts w:ascii="Helvetica" w:eastAsia="Times New Roman" w:hAnsi="Helvetica" w:cs="Times New Roman"/>
                <w:sz w:val="18"/>
                <w:szCs w:val="18"/>
              </w:rPr>
            </w:pP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7116EA" w14:textId="4CAE21DA" w:rsidR="00CD2FAE" w:rsidRPr="00CD2FAE" w:rsidRDefault="00CD2FA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bCs/>
                <w:color w:val="000000"/>
                <w:sz w:val="15"/>
                <w:szCs w:val="15"/>
              </w:rPr>
              <w:t>Posterior mean</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88FCEE"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l-95% CI</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5BFBD9"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u-95% CI</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D96EF4" w14:textId="5D8FDE75"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Eff</w:t>
            </w:r>
            <w:r>
              <w:rPr>
                <w:rFonts w:ascii="Helvetica Neue" w:eastAsia="Times New Roman" w:hAnsi="Helvetica Neue" w:cs="Times New Roman"/>
                <w:bCs/>
                <w:color w:val="000000"/>
                <w:sz w:val="15"/>
                <w:szCs w:val="15"/>
              </w:rPr>
              <w:t xml:space="preserve">ective </w:t>
            </w:r>
            <w:r w:rsidRPr="00CD2FAE">
              <w:rPr>
                <w:rFonts w:ascii="Helvetica Neue" w:eastAsia="Times New Roman" w:hAnsi="Helvetica Neue" w:cs="Times New Roman"/>
                <w:bCs/>
                <w:color w:val="000000"/>
                <w:sz w:val="15"/>
                <w:szCs w:val="15"/>
              </w:rPr>
              <w:t>samp</w:t>
            </w:r>
            <w:r>
              <w:rPr>
                <w:rFonts w:ascii="Helvetica Neue" w:eastAsia="Times New Roman" w:hAnsi="Helvetica Neue" w:cs="Times New Roman"/>
                <w:bCs/>
                <w:color w:val="000000"/>
                <w:sz w:val="15"/>
                <w:szCs w:val="15"/>
              </w:rPr>
              <w:t>le size</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82462D" w14:textId="77777777" w:rsidR="00CD2FAE" w:rsidRPr="00CD2FAE" w:rsidRDefault="00CD2FAE" w:rsidP="00017672">
            <w:pPr>
              <w:spacing w:after="0" w:line="480" w:lineRule="auto"/>
              <w:rPr>
                <w:rFonts w:ascii="Times New Roman" w:eastAsia="Times New Roman" w:hAnsi="Times New Roman" w:cs="Times New Roman"/>
                <w:sz w:val="24"/>
                <w:szCs w:val="24"/>
              </w:rPr>
            </w:pPr>
            <w:proofErr w:type="spellStart"/>
            <w:r w:rsidRPr="00CD2FAE">
              <w:rPr>
                <w:rFonts w:ascii="Helvetica Neue" w:eastAsia="Times New Roman" w:hAnsi="Helvetica Neue" w:cs="Times New Roman"/>
                <w:bCs/>
                <w:color w:val="000000"/>
                <w:sz w:val="15"/>
                <w:szCs w:val="15"/>
              </w:rPr>
              <w:t>pMCMC</w:t>
            </w:r>
            <w:proofErr w:type="spellEnd"/>
          </w:p>
        </w:tc>
      </w:tr>
      <w:tr w:rsidR="009A0227" w:rsidRPr="00CD2FAE" w14:paraId="0DB7962A" w14:textId="77777777" w:rsidTr="00CD2FAE">
        <w:trPr>
          <w:trHeight w:val="182"/>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A703D3" w14:textId="77777777"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(Intercept)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4AB722" w14:textId="48BEF33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1</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604209" w14:textId="5CAF05B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-2.5</w:t>
            </w:r>
            <w:r>
              <w:rPr>
                <w:rFonts w:ascii="Helvetica Neue" w:hAnsi="Helvetica Neue"/>
                <w:color w:val="000000"/>
                <w:sz w:val="15"/>
                <w:szCs w:val="15"/>
              </w:rPr>
              <w:t>2</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D20CF7" w14:textId="0EFFD01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1.6</w:t>
            </w:r>
            <w:r>
              <w:rPr>
                <w:rFonts w:ascii="Helvetica Neue" w:hAnsi="Helvetica Neue"/>
                <w:color w:val="000000"/>
                <w:sz w:val="15"/>
                <w:szCs w:val="15"/>
              </w:rPr>
              <w:t>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483453" w14:textId="06DE556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0C30C4" w14:textId="15DC38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0.6</w:t>
            </w:r>
            <w:r>
              <w:rPr>
                <w:rFonts w:ascii="Helvetica Neue" w:hAnsi="Helvetica Neue"/>
                <w:color w:val="000000"/>
                <w:sz w:val="15"/>
                <w:szCs w:val="15"/>
              </w:rPr>
              <w:t>2</w:t>
            </w:r>
          </w:p>
        </w:tc>
      </w:tr>
      <w:tr w:rsidR="009A0227" w:rsidRPr="00CD2FAE" w14:paraId="0C3D37B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087D42" w14:textId="0329F49C"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BA290F" w14:textId="2450380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w:t>
            </w:r>
            <w:r>
              <w:rPr>
                <w:rFonts w:ascii="Helvetica Neue" w:hAnsi="Helvetica Neue"/>
                <w:color w:val="000000"/>
                <w:sz w:val="15"/>
                <w:szCs w:val="15"/>
              </w:rPr>
              <w:t>3</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C62DB8" w14:textId="7D30F160"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D4BCB1" w14:textId="3E6B7F5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-0.19</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57ABC4" w14:textId="5B77EC5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713</w:t>
            </w:r>
            <w:r>
              <w:rPr>
                <w:rFonts w:ascii="Helvetica Neue" w:hAnsi="Helvetica Neue"/>
                <w:color w:val="000000"/>
                <w:sz w:val="15"/>
                <w:szCs w:val="15"/>
              </w:rPr>
              <w:t>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655366" w14:textId="22B2A750"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6" w:author="Microsoft Office User" w:date="2021-05-27T17:56:00Z">
                  <w:rPr>
                    <w:rFonts w:ascii="Helvetica Neue" w:hAnsi="Helvetica Neue"/>
                    <w:color w:val="000000"/>
                    <w:sz w:val="15"/>
                    <w:szCs w:val="15"/>
                  </w:rPr>
                </w:rPrChange>
              </w:rPr>
              <w:t>0.0010</w:t>
            </w:r>
          </w:p>
        </w:tc>
      </w:tr>
      <w:tr w:rsidR="009A0227" w:rsidRPr="00CD2FAE" w14:paraId="2463C3E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E274B" w14:textId="7B99A543"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Pr>
                <w:rFonts w:ascii="Helvetica Neue" w:eastAsia="Times New Roman" w:hAnsi="Helvetica Neue" w:cs="Times New Roman"/>
                <w:bCs/>
                <w:color w:val="000000"/>
                <w:sz w:val="15"/>
                <w:szCs w:val="15"/>
              </w:rPr>
              <w:t>Crosss</w:t>
            </w:r>
            <w:proofErr w:type="spellEnd"/>
            <w:r>
              <w:rPr>
                <w:rFonts w:ascii="Helvetica Neue" w:eastAsia="Times New Roman" w:hAnsi="Helvetica Neue" w:cs="Times New Roman"/>
                <w:bCs/>
                <w:color w:val="000000"/>
                <w:sz w:val="15"/>
                <w:szCs w:val="15"/>
              </w:rPr>
              <w:t xml:space="preserve"> ploidy effect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861F3F" w14:textId="196D6FE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-0.76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6973CC" w14:textId="166A798A"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C56FE" w14:textId="65F497B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47</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F207BE" w14:textId="3267896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12</w:t>
            </w:r>
            <w:r>
              <w:rPr>
                <w:rFonts w:ascii="Helvetica Neue" w:hAnsi="Helvetica Neue"/>
                <w:color w:val="000000"/>
                <w:sz w:val="15"/>
                <w:szCs w:val="15"/>
              </w:rPr>
              <w:t>04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1FEA14" w14:textId="490FFABB"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7" w:author="Microsoft Office User" w:date="2021-05-27T17:56:00Z">
                  <w:rPr>
                    <w:rFonts w:ascii="Helvetica Neue" w:hAnsi="Helvetica Neue"/>
                    <w:color w:val="000000"/>
                    <w:sz w:val="15"/>
                    <w:szCs w:val="15"/>
                  </w:rPr>
                </w:rPrChange>
              </w:rPr>
              <w:t>0.0010</w:t>
            </w:r>
          </w:p>
        </w:tc>
      </w:tr>
      <w:tr w:rsidR="009A0227" w:rsidRPr="00CD2FAE" w14:paraId="108C5F4C"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5E5493" w14:textId="5065FC11"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DF49F8" w14:textId="6632606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257C44" w14:textId="15727CC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1D4059" w14:textId="59F1638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0.0011</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3A9C13" w14:textId="09DF3F9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828DF3" w14:textId="54E1C9C8"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8" w:author="Microsoft Office User" w:date="2021-05-27T17:56:00Z">
                  <w:rPr>
                    <w:rFonts w:ascii="Helvetica Neue" w:hAnsi="Helvetica Neue"/>
                    <w:color w:val="000000"/>
                    <w:sz w:val="15"/>
                    <w:szCs w:val="15"/>
                  </w:rPr>
                </w:rPrChange>
              </w:rPr>
              <w:t>0.0010</w:t>
            </w:r>
          </w:p>
        </w:tc>
      </w:tr>
      <w:tr w:rsidR="009A0227" w:rsidRPr="00CD2FAE" w14:paraId="4154B2D7"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30AD0A" w14:textId="73840B56"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6B4EF3" w14:textId="275FFDC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60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C06C8F" w14:textId="215E85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-1.74</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119133" w14:textId="0DA0406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40</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FC36E7" w14:textId="7C868581"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D332E9" w14:textId="27DB917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w:t>
            </w:r>
            <w:r>
              <w:rPr>
                <w:rFonts w:ascii="Helvetica Neue" w:hAnsi="Helvetica Neue"/>
                <w:color w:val="000000"/>
                <w:sz w:val="15"/>
                <w:szCs w:val="15"/>
              </w:rPr>
              <w:t>8</w:t>
            </w:r>
          </w:p>
        </w:tc>
      </w:tr>
      <w:tr w:rsidR="009A0227" w:rsidRPr="00CD2FAE" w14:paraId="65E04F79"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DC3A9" w14:textId="2BB3E96A"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2822BB" w14:textId="06B0E6C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C92ED6" w14:textId="4589CE3F"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16857C" w14:textId="569DDBC9"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1.8</w:t>
            </w:r>
            <w:r>
              <w:rPr>
                <w:rFonts w:ascii="Helvetica Neue" w:hAnsi="Helvetica Neue"/>
                <w:color w:val="000000"/>
                <w:sz w:val="15"/>
                <w:szCs w:val="15"/>
              </w:rPr>
              <w:t>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0BB34D" w14:textId="751F01A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EA4EDE" w14:textId="2409751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0.3</w:t>
            </w:r>
            <w:r>
              <w:rPr>
                <w:rFonts w:ascii="Helvetica Neue" w:hAnsi="Helvetica Neue"/>
                <w:color w:val="000000"/>
                <w:sz w:val="15"/>
                <w:szCs w:val="15"/>
              </w:rPr>
              <w:t>9</w:t>
            </w:r>
          </w:p>
        </w:tc>
      </w:tr>
      <w:tr w:rsidR="009A0227" w:rsidRPr="00CD2FAE" w14:paraId="648C9EA5"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5B0F7" w14:textId="300E550F"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lastRenderedPageBreak/>
              <w:t>Genus</w:t>
            </w:r>
            <w:r>
              <w:rPr>
                <w:rFonts w:ascii="Helvetica Neue" w:eastAsia="Times New Roman" w:hAnsi="Helvetica Neue" w:cs="Times New Roman"/>
                <w:bCs/>
                <w:color w:val="000000"/>
                <w:sz w:val="15"/>
                <w:szCs w:val="15"/>
              </w:rPr>
              <w:t xml:space="preserve"> s</w:t>
            </w:r>
            <w:r w:rsidRPr="00CD2FAE">
              <w:rPr>
                <w:rFonts w:ascii="Helvetica Neue" w:eastAsia="Times New Roman" w:hAnsi="Helvetica Neue" w:cs="Times New Roman"/>
                <w:bCs/>
                <w:color w:val="000000"/>
                <w:sz w:val="15"/>
                <w:szCs w:val="15"/>
              </w:rPr>
              <w:t>ize</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72F609" w14:textId="7247E4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-0.01</w:t>
            </w:r>
            <w:r>
              <w:rPr>
                <w:rFonts w:ascii="Helvetica Neue" w:hAnsi="Helvetica Neue"/>
                <w:color w:val="000000"/>
                <w:sz w:val="15"/>
                <w:szCs w:val="15"/>
              </w:rPr>
              <w:t>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5565E0" w14:textId="10667C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-0.080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321B77" w14:textId="0AB3B13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0.03</w:t>
            </w:r>
            <w:r>
              <w:rPr>
                <w:rFonts w:ascii="Helvetica Neue" w:hAnsi="Helvetica Neue"/>
                <w:color w:val="000000"/>
                <w:sz w:val="15"/>
                <w:szCs w:val="15"/>
              </w:rPr>
              <w:t>6</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547CF2" w14:textId="02461BC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4A2C27" w14:textId="3C3597B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7</w:t>
            </w:r>
          </w:p>
        </w:tc>
      </w:tr>
    </w:tbl>
    <w:p w14:paraId="798A8781" w14:textId="77777777" w:rsidR="003D7A23" w:rsidRDefault="003D7A23">
      <w:pPr>
        <w:spacing w:line="480" w:lineRule="auto"/>
        <w:rPr>
          <w:b/>
          <w:u w:val="single"/>
        </w:rPr>
      </w:pPr>
    </w:p>
    <w:p w14:paraId="2DDB6982" w14:textId="77777777" w:rsidR="003D7A23" w:rsidRDefault="003D7A23">
      <w:pPr>
        <w:rPr>
          <w:b/>
          <w:u w:val="single"/>
        </w:rPr>
      </w:pPr>
      <w:r>
        <w:rPr>
          <w:b/>
          <w:u w:val="single"/>
        </w:rPr>
        <w:br w:type="page"/>
      </w:r>
    </w:p>
    <w:p w14:paraId="1A34F52C" w14:textId="101753EF" w:rsidR="00A26B2D" w:rsidRPr="00936DD3" w:rsidRDefault="00734C4D" w:rsidP="00017672">
      <w:pPr>
        <w:spacing w:line="480" w:lineRule="auto"/>
        <w:rPr>
          <w:b/>
          <w:u w:val="single"/>
        </w:rPr>
      </w:pPr>
      <w:r w:rsidRPr="00936DD3">
        <w:rPr>
          <w:b/>
          <w:u w:val="single"/>
        </w:rPr>
        <w:lastRenderedPageBreak/>
        <w:t>Figures:</w:t>
      </w:r>
    </w:p>
    <w:p w14:paraId="66727FB0" w14:textId="240C8952" w:rsidR="009870FD" w:rsidRPr="009870FD" w:rsidRDefault="009870FD" w:rsidP="00017672">
      <w:pPr>
        <w:spacing w:line="480" w:lineRule="auto"/>
        <w:jc w:val="both"/>
      </w:pPr>
      <w:commentRangeStart w:id="119"/>
      <w:commentRangeStart w:id="120"/>
      <w:r>
        <w:t xml:space="preserve">Figure </w:t>
      </w:r>
      <w:r w:rsidR="00A26B2D">
        <w:t>1</w:t>
      </w:r>
      <w:r>
        <w:t>:</w:t>
      </w:r>
      <w:commentRangeEnd w:id="119"/>
      <w:r w:rsidR="007D1109">
        <w:rPr>
          <w:rStyle w:val="CommentReference"/>
        </w:rPr>
        <w:commentReference w:id="119"/>
      </w:r>
      <w:commentRangeEnd w:id="120"/>
      <w:r w:rsidR="009E12D9">
        <w:rPr>
          <w:rStyle w:val="CommentReference"/>
        </w:rPr>
        <w:commentReference w:id="120"/>
      </w:r>
      <w:r>
        <w:t xml:space="preserve"> </w:t>
      </w:r>
      <w:r w:rsidR="007D3824">
        <w:t xml:space="preserve">Trees </w:t>
      </w:r>
      <w:r w:rsidR="00540C91">
        <w:t>with root</w:t>
      </w:r>
      <w:r w:rsidR="007D3824">
        <w:t xml:space="preserve"> nodes </w:t>
      </w:r>
      <w:r w:rsidR="00540C91">
        <w:t>containing the</w:t>
      </w:r>
      <w:r w:rsidR="007D3824">
        <w:t xml:space="preserve"> highest </w:t>
      </w:r>
      <w:r w:rsidR="00E1460F">
        <w:t xml:space="preserve">and lowest posterior </w:t>
      </w:r>
      <w:r w:rsidR="00044A65">
        <w:t xml:space="preserve">mean </w:t>
      </w:r>
      <w:r w:rsidR="00E1460F">
        <w:t>probability of hybridisation</w:t>
      </w:r>
      <w:r w:rsidR="0010782E">
        <w:t xml:space="preserve"> from Model 1</w:t>
      </w:r>
      <w:r w:rsidR="00044A65">
        <w:t xml:space="preserve"> (BLUP’s of node</w:t>
      </w:r>
      <w:r w:rsidR="00BA3ABE">
        <w:t>s in the phylogeny</w:t>
      </w:r>
      <w:r w:rsidR="00044A65">
        <w:t>)</w:t>
      </w:r>
      <w:r w:rsidR="00E1460F">
        <w:t xml:space="preserve">. A </w:t>
      </w:r>
      <w:r w:rsidR="001D067F">
        <w:t>is the top</w:t>
      </w:r>
      <w:r w:rsidR="00E1460F">
        <w:t xml:space="preserve"> tree (</w:t>
      </w:r>
      <w:r w:rsidR="00E127C1">
        <w:t>subset of</w:t>
      </w:r>
      <w:r w:rsidR="001D067F">
        <w:t xml:space="preserve"> </w:t>
      </w:r>
      <w:commentRangeStart w:id="121"/>
      <w:del w:id="122" w:author="Microsoft Office User" w:date="2021-05-27T18:11:00Z">
        <w:r w:rsidR="001D067F" w:rsidDel="00D35C29">
          <w:delText>Orchidaceae</w:delText>
        </w:r>
      </w:del>
      <w:proofErr w:type="spellStart"/>
      <w:ins w:id="123" w:author="Microsoft Office User" w:date="2021-05-27T18:11:00Z">
        <w:r w:rsidR="00D35C29">
          <w:t>Polygona</w:t>
        </w:r>
      </w:ins>
      <w:ins w:id="124" w:author="Microsoft Office User" w:date="2021-05-27T18:12:00Z">
        <w:r w:rsidR="00D35C29">
          <w:t>ceae</w:t>
        </w:r>
        <w:commentRangeEnd w:id="121"/>
        <w:proofErr w:type="spellEnd"/>
        <w:r w:rsidR="00D35C29">
          <w:rPr>
            <w:rStyle w:val="CommentReference"/>
          </w:rPr>
          <w:commentReference w:id="121"/>
        </w:r>
      </w:ins>
      <w:r w:rsidR="00E1460F">
        <w:t xml:space="preserve">) whilst </w:t>
      </w:r>
      <w:r w:rsidR="001D067F">
        <w:t>B</w:t>
      </w:r>
      <w:r w:rsidR="00E1460F">
        <w:t xml:space="preserve"> </w:t>
      </w:r>
      <w:r w:rsidR="001D067F">
        <w:t>is</w:t>
      </w:r>
      <w:r w:rsidR="00E1460F">
        <w:t xml:space="preserve"> the tree with lowest probability of hybridisation (Fabaceae</w:t>
      </w:r>
      <w:r w:rsidR="00E127C1">
        <w:t xml:space="preserve"> and </w:t>
      </w:r>
      <w:proofErr w:type="spellStart"/>
      <w:r w:rsidR="00E127C1">
        <w:t>Polygalaceae</w:t>
      </w:r>
      <w:proofErr w:type="spellEnd"/>
      <w:r w:rsidR="00E1460F">
        <w:t>).</w:t>
      </w:r>
    </w:p>
    <w:p w14:paraId="0EB73DE0" w14:textId="14C02952" w:rsidR="006F4619" w:rsidRDefault="006C3EC7" w:rsidP="00017672">
      <w:pPr>
        <w:spacing w:line="480" w:lineRule="auto"/>
      </w:pPr>
      <w:commentRangeStart w:id="125"/>
      <w:ins w:id="126" w:author="Microsoft Office User" w:date="2021-05-27T18:07:00Z">
        <w:r>
          <w:rPr>
            <w:noProof/>
            <w:lang w:eastAsia="en-GB"/>
          </w:rPr>
          <w:drawing>
            <wp:inline distT="0" distB="0" distL="0" distR="0" wp14:anchorId="508014E2" wp14:editId="5E551EFE">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_phyogeniesd.pdf"/>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commentRangeEnd w:id="125"/>
      <w:ins w:id="127" w:author="Microsoft Office User" w:date="2021-05-27T18:11:00Z">
        <w:r w:rsidR="00D35C29">
          <w:rPr>
            <w:rStyle w:val="CommentReference"/>
          </w:rPr>
          <w:commentReference w:id="125"/>
        </w:r>
      </w:ins>
    </w:p>
    <w:p w14:paraId="23073F4E" w14:textId="77777777" w:rsidR="0046024E" w:rsidRDefault="0046024E" w:rsidP="00017672">
      <w:pPr>
        <w:spacing w:line="480" w:lineRule="auto"/>
      </w:pPr>
    </w:p>
    <w:p w14:paraId="6FB92B08" w14:textId="77777777" w:rsidR="0046024E" w:rsidRDefault="0046024E" w:rsidP="00017672">
      <w:pPr>
        <w:spacing w:line="480" w:lineRule="auto"/>
      </w:pPr>
    </w:p>
    <w:p w14:paraId="5F632D08" w14:textId="21B9EC8A" w:rsidR="00A26B2D" w:rsidRDefault="00A26B2D" w:rsidP="00A26B2D">
      <w:pPr>
        <w:spacing w:line="480" w:lineRule="auto"/>
      </w:pPr>
      <w:r>
        <w:lastRenderedPageBreak/>
        <w:t>Figure 2: The joint probability of hybridisation between two parental species give both branch length between species (</w:t>
      </w:r>
      <w:proofErr w:type="gramStart"/>
      <w:r>
        <w:t>tree based</w:t>
      </w:r>
      <w:proofErr w:type="gramEnd"/>
      <w:r>
        <w:t xml:space="preserve"> </w:t>
      </w:r>
      <w:r w:rsidR="00B84E3E">
        <w:t>divergence time between species</w:t>
      </w:r>
      <w:r w:rsidR="00F672A6">
        <w:t xml:space="preserve"> measured in millions of years</w:t>
      </w:r>
      <w:r>
        <w:t xml:space="preserve">) and geographical overlap between parental species (measured as overlap in occupancy of 10x10km grid squares in the UK). The degree of shading </w:t>
      </w:r>
      <w:r w:rsidR="00BC7651">
        <w:t xml:space="preserve">in the scale bar and tiles </w:t>
      </w:r>
      <w:r>
        <w:t>represent the posterior probability of hybridisation from Model 1 given parameter values for each variable. Estimates are visualised at mean genus size, for annual-perennial parental combinations and accounting for phylogenetic relationships between species.</w:t>
      </w:r>
    </w:p>
    <w:p w14:paraId="7AC37C98" w14:textId="695B5525" w:rsidR="00A26B2D" w:rsidRPr="00E7006F" w:rsidRDefault="00F672A6" w:rsidP="00A26B2D">
      <w:pPr>
        <w:spacing w:line="480" w:lineRule="auto"/>
      </w:pPr>
      <w:r>
        <w:rPr>
          <w:noProof/>
          <w:lang w:eastAsia="en-GB"/>
        </w:rPr>
        <w:drawing>
          <wp:inline distT="0" distB="0" distL="0" distR="0" wp14:anchorId="34939A8C" wp14:editId="1EF26620">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_genetic_geographic_mod_output_vcv5d.pdf"/>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27E407" w14:textId="77777777" w:rsidR="00A26B2D" w:rsidRDefault="00A26B2D" w:rsidP="00017672">
      <w:pPr>
        <w:spacing w:line="480" w:lineRule="auto"/>
        <w:jc w:val="both"/>
      </w:pPr>
    </w:p>
    <w:p w14:paraId="7F8A6C8A" w14:textId="78238A8A" w:rsidR="00A843C4" w:rsidRPr="00826BE3" w:rsidRDefault="00A843C4" w:rsidP="00017672">
      <w:pPr>
        <w:spacing w:line="480" w:lineRule="auto"/>
        <w:jc w:val="both"/>
      </w:pPr>
      <w:r>
        <w:lastRenderedPageBreak/>
        <w:t xml:space="preserve">Figure </w:t>
      </w:r>
      <w:r w:rsidR="00A26B2D">
        <w:t>3</w:t>
      </w:r>
      <w:r>
        <w:t xml:space="preserve">: Predicted fit of probability of hybridisation given </w:t>
      </w:r>
      <w:proofErr w:type="spellStart"/>
      <w:r>
        <w:t>hectad</w:t>
      </w:r>
      <w:proofErr w:type="spellEnd"/>
      <w:r>
        <w:t xml:space="preserve"> sharing and ploidy difference of parental species from Model 2. Dashed lines indicate the 95% Credible Intervals, and the bold lines represent the posterior mode of the coefficients of congeneric pairs of species hybridising as a function of pairwise overlap in distribution, conditional on parental ploidy status. The effect is visualised at mean </w:t>
      </w:r>
      <w:r w:rsidR="00F672A6">
        <w:t xml:space="preserve">divergence time between </w:t>
      </w:r>
      <w:proofErr w:type="spellStart"/>
      <w:r w:rsidR="00F672A6">
        <w:t>between</w:t>
      </w:r>
      <w:proofErr w:type="spellEnd"/>
      <w:r w:rsidR="00F672A6">
        <w:t xml:space="preserve"> all pairs of species</w:t>
      </w:r>
      <w:r>
        <w:t xml:space="preserve"> for annual-perennial parent combinations and accounting for phylogenetic effects. The bold red dashed line indicates mean pairwise overlap in distribution (</w:t>
      </w:r>
      <w:commentRangeStart w:id="128"/>
      <w:r>
        <w:t>10x10km</w:t>
      </w:r>
      <w:r>
        <w:rPr>
          <w:vertAlign w:val="superscript"/>
        </w:rPr>
        <w:t>2</w:t>
      </w:r>
      <w:commentRangeEnd w:id="128"/>
      <w:r w:rsidR="0012158C">
        <w:rPr>
          <w:rStyle w:val="CommentReference"/>
        </w:rPr>
        <w:commentReference w:id="128"/>
      </w:r>
      <w:r>
        <w:t>).</w:t>
      </w:r>
    </w:p>
    <w:p w14:paraId="7C72F0ED" w14:textId="13209535" w:rsidR="00A843C4" w:rsidRDefault="00F672A6" w:rsidP="00017672">
      <w:pPr>
        <w:spacing w:line="480" w:lineRule="auto"/>
        <w:jc w:val="center"/>
      </w:pPr>
      <w:r>
        <w:rPr>
          <w:noProof/>
          <w:lang w:eastAsia="en-GB"/>
        </w:rPr>
        <w:drawing>
          <wp:inline distT="0" distB="0" distL="0" distR="0" wp14:anchorId="380A3A5D" wp14:editId="3B99F8B6">
            <wp:extent cx="5731510" cy="4298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ss_ploidd_hectads.pdf"/>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91AB9B" w14:textId="77777777" w:rsidR="00A843C4" w:rsidRDefault="00A843C4" w:rsidP="00017672">
      <w:pPr>
        <w:spacing w:line="480" w:lineRule="auto"/>
      </w:pPr>
      <w:r>
        <w:br w:type="page"/>
      </w:r>
    </w:p>
    <w:p w14:paraId="7795F766" w14:textId="56FEEB02" w:rsidR="00436E5B" w:rsidRDefault="00436E5B" w:rsidP="00017672">
      <w:pPr>
        <w:spacing w:line="480" w:lineRule="auto"/>
      </w:pPr>
      <w:r>
        <w:lastRenderedPageBreak/>
        <w:t xml:space="preserve">Figure </w:t>
      </w:r>
      <w:r w:rsidR="00A26B2D">
        <w:t>4</w:t>
      </w:r>
      <w:r>
        <w:t xml:space="preserve">: Predicted fit of probability of hybridisation given </w:t>
      </w:r>
      <w:r w:rsidR="00F672A6">
        <w:t>divergence time</w:t>
      </w:r>
      <w:r>
        <w:t xml:space="preserve"> between parental </w:t>
      </w:r>
      <w:r w:rsidR="00B84E3E">
        <w:t>species and</w:t>
      </w:r>
      <w:r>
        <w:t xml:space="preserve"> ploidy difference of parental species from Model 2. Homoploid indicates parental species of the same ploidy level, and heteroploidy indicates parental species of different ploidy levels. Dashed lines indicate the 95% Credible Intervals, and the bold lines represent the posterior mode of the coefficients of congeneric pairs of species hybridising as a function of pairwise </w:t>
      </w:r>
      <w:r w:rsidR="00F672A6">
        <w:t>di</w:t>
      </w:r>
      <w:r w:rsidR="00F672A6">
        <w:t>vergence time</w:t>
      </w:r>
      <w:r>
        <w:t xml:space="preserve">, conditional on parental ploidy status. The effect is visualised at mean </w:t>
      </w:r>
      <w:proofErr w:type="spellStart"/>
      <w:r>
        <w:t>hectad</w:t>
      </w:r>
      <w:proofErr w:type="spellEnd"/>
      <w:r>
        <w:t xml:space="preserve"> sharing for annual-perennial parent combinations and accounting for phylogenetic effects. The red dashed line indicates mean pairwise </w:t>
      </w:r>
      <w:r w:rsidR="00F672A6">
        <w:t>divergence time</w:t>
      </w:r>
      <w:r>
        <w:t xml:space="preserve"> between all pairs of species.</w:t>
      </w:r>
    </w:p>
    <w:p w14:paraId="4F40ED2E" w14:textId="2FD50D99" w:rsidR="00436E5B" w:rsidRDefault="00436E5B" w:rsidP="00017672">
      <w:pPr>
        <w:spacing w:line="480" w:lineRule="auto"/>
        <w:jc w:val="center"/>
      </w:pPr>
    </w:p>
    <w:p w14:paraId="08D7D18F" w14:textId="1AEB7996" w:rsidR="00436E5B" w:rsidRPr="00E7006F" w:rsidRDefault="00F672A6" w:rsidP="00017672">
      <w:pPr>
        <w:spacing w:line="480" w:lineRule="auto"/>
        <w:jc w:val="center"/>
      </w:pPr>
      <w:r>
        <w:rPr>
          <w:noProof/>
          <w:lang w:eastAsia="en-GB"/>
        </w:rPr>
        <w:drawing>
          <wp:inline distT="0" distB="0" distL="0" distR="0" wp14:anchorId="02DDA4DF" wp14:editId="62E96B63">
            <wp:extent cx="5731510" cy="429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_ploidd_branch.pdf"/>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75BA5D5" w14:textId="77777777" w:rsidR="00750932" w:rsidRDefault="00750932" w:rsidP="00017672">
      <w:pPr>
        <w:spacing w:line="480" w:lineRule="auto"/>
      </w:pPr>
    </w:p>
    <w:p w14:paraId="49CE98A9" w14:textId="77777777" w:rsidR="00436E5B" w:rsidRDefault="00436E5B" w:rsidP="00017672">
      <w:pPr>
        <w:spacing w:line="480" w:lineRule="auto"/>
      </w:pPr>
    </w:p>
    <w:p w14:paraId="2A5EE775" w14:textId="787F01E4" w:rsidR="00734C4D" w:rsidRDefault="00734C4D" w:rsidP="008427E1">
      <w:pPr>
        <w:spacing w:line="480" w:lineRule="auto"/>
      </w:pPr>
      <w:r>
        <w:lastRenderedPageBreak/>
        <w:t xml:space="preserve">Figure </w:t>
      </w:r>
      <w:r w:rsidR="00A26B2D">
        <w:t>5</w:t>
      </w:r>
      <w:r>
        <w:t xml:space="preserve">: Predicted fit of probability of hybridisation given </w:t>
      </w:r>
      <w:r w:rsidR="00F672A6">
        <w:t>divergence time</w:t>
      </w:r>
      <w:r>
        <w:t xml:space="preserve"> between parental species</w:t>
      </w:r>
      <w:r w:rsidR="00772ED8">
        <w:t xml:space="preserve"> from Model 1</w:t>
      </w:r>
      <w:r w:rsidR="00E1460F">
        <w:t xml:space="preserve">. </w:t>
      </w:r>
      <w:r w:rsidR="00565BCD">
        <w:t>Black d</w:t>
      </w:r>
      <w:r w:rsidR="00E1460F">
        <w:t xml:space="preserve">ashed lines are the 95% Credible Intervals, bold line is the posterior mean of the coefficient for </w:t>
      </w:r>
      <w:r w:rsidR="0074132B">
        <w:t>the probability of congeneric pairs of species hybridising as a function of branch length</w:t>
      </w:r>
      <w:r w:rsidR="00E1460F">
        <w:t xml:space="preserve">. This effect is visualised at mean </w:t>
      </w:r>
      <w:proofErr w:type="spellStart"/>
      <w:r w:rsidR="00E1460F">
        <w:t>hectad</w:t>
      </w:r>
      <w:proofErr w:type="spellEnd"/>
      <w:r w:rsidR="00E1460F">
        <w:t xml:space="preserve"> sharing, for annual-perennial parent combinations and accounting for phylogenetic effects.</w:t>
      </w:r>
      <w:r w:rsidR="00F452AC">
        <w:t xml:space="preserve"> </w:t>
      </w:r>
      <w:r w:rsidR="00565BCD">
        <w:t xml:space="preserve">The </w:t>
      </w:r>
      <w:r w:rsidR="00D34A84">
        <w:t xml:space="preserve">bold </w:t>
      </w:r>
      <w:r w:rsidR="00565BCD">
        <w:t>r</w:t>
      </w:r>
      <w:r w:rsidR="00F452AC">
        <w:t xml:space="preserve">ed dashed line indicates mean genus level </w:t>
      </w:r>
      <w:r w:rsidR="00F672A6">
        <w:t>divergence time</w:t>
      </w:r>
      <w:r w:rsidR="00F452AC">
        <w:t xml:space="preserve"> between pairs of species.</w:t>
      </w:r>
    </w:p>
    <w:p w14:paraId="6A13A3BD" w14:textId="690BF569" w:rsidR="00766F67" w:rsidRDefault="00F672A6">
      <w:pPr>
        <w:spacing w:line="480" w:lineRule="auto"/>
      </w:pPr>
      <w:r>
        <w:rPr>
          <w:noProof/>
        </w:rPr>
        <w:drawing>
          <wp:inline distT="0" distB="0" distL="0" distR="0" wp14:anchorId="0AD2A78C" wp14:editId="675AE2FA">
            <wp:extent cx="5731510" cy="4298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e_hectads_branch_model1d.pdf"/>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79A43AF" w14:textId="77777777" w:rsidR="00766F67" w:rsidRDefault="00766F67">
      <w:pPr>
        <w:spacing w:line="480" w:lineRule="auto"/>
      </w:pPr>
    </w:p>
    <w:p w14:paraId="21A11858" w14:textId="77777777" w:rsidR="00766F67" w:rsidRDefault="00766F67">
      <w:pPr>
        <w:spacing w:line="480" w:lineRule="auto"/>
      </w:pPr>
    </w:p>
    <w:p w14:paraId="74A3CF82" w14:textId="77777777" w:rsidR="00766F67" w:rsidRDefault="00766F67">
      <w:pPr>
        <w:spacing w:line="480" w:lineRule="auto"/>
      </w:pPr>
    </w:p>
    <w:p w14:paraId="27787840" w14:textId="6D4B21E4" w:rsidR="00766F67" w:rsidRPr="00E7006F" w:rsidRDefault="00766F67" w:rsidP="00616666">
      <w:pPr>
        <w:spacing w:line="480" w:lineRule="auto"/>
      </w:pPr>
    </w:p>
    <w:sectPr w:rsidR="00766F67" w:rsidRPr="00E7006F" w:rsidSect="00D32A35">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Microsoft Office User" w:date="2021-05-27T16:44:00Z" w:initials="MOU">
    <w:p w14:paraId="3B5ACA97" w14:textId="1D42501C" w:rsidR="007A0892" w:rsidRDefault="007A0892">
      <w:pPr>
        <w:pStyle w:val="CommentText"/>
      </w:pPr>
      <w:r>
        <w:rPr>
          <w:rStyle w:val="CommentReference"/>
        </w:rPr>
        <w:annotationRef/>
      </w:r>
      <w:r>
        <w:t>Young 2019, not sure why it’s not showing up.</w:t>
      </w:r>
    </w:p>
  </w:comment>
  <w:comment w:id="14" w:author="Microsoft Office User" w:date="2021-05-27T16:47:00Z" w:initials="MOU">
    <w:p w14:paraId="4F59F50D" w14:textId="0550C392" w:rsidR="007A0892" w:rsidRDefault="007A0892">
      <w:pPr>
        <w:pStyle w:val="CommentText"/>
      </w:pPr>
      <w:r>
        <w:rPr>
          <w:rStyle w:val="CommentReference"/>
        </w:rPr>
        <w:annotationRef/>
      </w:r>
      <w:r>
        <w:t>Date 2021</w:t>
      </w:r>
    </w:p>
  </w:comment>
  <w:comment w:id="31" w:author="Microsoft Office User" w:date="2021-11-25T15:14:00Z" w:initials="MOU">
    <w:p w14:paraId="11B36F9E" w14:textId="12205A84" w:rsidR="00723284" w:rsidRDefault="00723284">
      <w:pPr>
        <w:pStyle w:val="CommentText"/>
      </w:pPr>
      <w:r>
        <w:rPr>
          <w:rStyle w:val="CommentReference"/>
        </w:rPr>
        <w:annotationRef/>
      </w:r>
      <w:r>
        <w:t>Maybe extend this?</w:t>
      </w:r>
      <w:bookmarkStart w:id="33" w:name="_GoBack"/>
      <w:bookmarkEnd w:id="33"/>
    </w:p>
  </w:comment>
  <w:comment w:id="37" w:author="Microsoft Office User" w:date="2021-11-11T13:45:00Z" w:initials="MOU">
    <w:p w14:paraId="50B0D76C" w14:textId="79B1B74B" w:rsidR="00696D2B" w:rsidRDefault="00696D2B">
      <w:pPr>
        <w:pStyle w:val="CommentText"/>
      </w:pPr>
      <w:r>
        <w:rPr>
          <w:rStyle w:val="CommentReference"/>
        </w:rPr>
        <w:annotationRef/>
      </w:r>
      <w:r>
        <w:t>Change this.</w:t>
      </w:r>
    </w:p>
  </w:comment>
  <w:comment w:id="46" w:author="Pete Hollingsworth" w:date="2020-08-23T11:05:00Z" w:initials="PH">
    <w:p w14:paraId="51DA5554" w14:textId="25A402A2" w:rsidR="007A0892" w:rsidRDefault="007A0892">
      <w:pPr>
        <w:pStyle w:val="CommentText"/>
      </w:pPr>
      <w:r>
        <w:rPr>
          <w:rStyle w:val="CommentReference"/>
        </w:rPr>
        <w:annotationRef/>
      </w:r>
      <w:r>
        <w:t xml:space="preserve">We should double check with Richard </w:t>
      </w:r>
    </w:p>
  </w:comment>
  <w:comment w:id="53" w:author="BROWN Max" w:date="2020-05-01T10:50:00Z" w:initials="BM">
    <w:p w14:paraId="67458076" w14:textId="62993C21" w:rsidR="007A0892" w:rsidRDefault="007A0892">
      <w:pPr>
        <w:pStyle w:val="CommentText"/>
      </w:pPr>
      <w:r>
        <w:rPr>
          <w:rStyle w:val="CommentReference"/>
        </w:rPr>
        <w:annotationRef/>
      </w:r>
      <w:r>
        <w:t>Working on it still…</w:t>
      </w:r>
    </w:p>
  </w:comment>
  <w:comment w:id="58" w:author="Microsoft Office User" w:date="2021-05-28T13:37:00Z" w:initials="MOU">
    <w:p w14:paraId="41C6F9A5" w14:textId="3A3BF99B" w:rsidR="007A0892" w:rsidRDefault="007A0892">
      <w:pPr>
        <w:pStyle w:val="CommentText"/>
      </w:pPr>
      <w:r>
        <w:rPr>
          <w:rStyle w:val="CommentReference"/>
        </w:rPr>
        <w:annotationRef/>
      </w:r>
      <w:r>
        <w:t xml:space="preserve">Add here </w:t>
      </w:r>
      <w:proofErr w:type="spellStart"/>
      <w:r>
        <w:t>treePL</w:t>
      </w:r>
      <w:proofErr w:type="spellEnd"/>
      <w:r>
        <w:t xml:space="preserve"> pipeline</w:t>
      </w:r>
    </w:p>
  </w:comment>
  <w:comment w:id="91" w:author="Microsoft Office User" w:date="2021-11-11T13:49:00Z" w:initials="MOU">
    <w:p w14:paraId="5F52F7D7" w14:textId="2BBF0ACF" w:rsidR="002C593D" w:rsidRDefault="002C593D">
      <w:pPr>
        <w:pStyle w:val="CommentText"/>
      </w:pPr>
      <w:r>
        <w:rPr>
          <w:rStyle w:val="CommentReference"/>
        </w:rPr>
        <w:annotationRef/>
      </w:r>
      <w:r>
        <w:t>Check this.</w:t>
      </w:r>
    </w:p>
  </w:comment>
  <w:comment w:id="119" w:author="Pete Hollingsworth" w:date="2020-08-23T11:09:00Z" w:initials="PH">
    <w:p w14:paraId="4A68345E" w14:textId="77777777" w:rsidR="007A0892" w:rsidRDefault="007A0892">
      <w:pPr>
        <w:pStyle w:val="CommentText"/>
      </w:pPr>
      <w:r>
        <w:rPr>
          <w:rStyle w:val="CommentReference"/>
        </w:rPr>
        <w:annotationRef/>
      </w:r>
      <w:r>
        <w:t>Do these trees match phylogenetic studies of these clades?</w:t>
      </w:r>
    </w:p>
    <w:p w14:paraId="61208619" w14:textId="50AC3E4F" w:rsidR="007A0892" w:rsidRDefault="007A0892">
      <w:pPr>
        <w:pStyle w:val="CommentText"/>
      </w:pPr>
      <w:r>
        <w:t>Just checking this has been checked – and we don’t run into a ‘wrong tree’ argument</w:t>
      </w:r>
    </w:p>
  </w:comment>
  <w:comment w:id="120" w:author="Microsoft Office User" w:date="2021-05-28T12:51:00Z" w:initials="MOU">
    <w:p w14:paraId="4F3322EA" w14:textId="75673A15" w:rsidR="007A0892" w:rsidRDefault="007A0892">
      <w:pPr>
        <w:pStyle w:val="CommentText"/>
      </w:pPr>
      <w:r>
        <w:rPr>
          <w:rStyle w:val="CommentReference"/>
        </w:rPr>
        <w:annotationRef/>
      </w:r>
      <w:r>
        <w:t xml:space="preserve">I believe it matches up with this: </w:t>
      </w:r>
      <w:hyperlink r:id="rId1" w:history="1">
        <w:r w:rsidRPr="00726F36">
          <w:rPr>
            <w:rStyle w:val="Hyperlink"/>
          </w:rPr>
          <w:t>https://www.journals.uchicago.edu/doi/pdf/10.1086/605121</w:t>
        </w:r>
      </w:hyperlink>
      <w:r>
        <w:t xml:space="preserve"> for </w:t>
      </w:r>
      <w:proofErr w:type="spellStart"/>
      <w:r>
        <w:t>polygonaceae</w:t>
      </w:r>
      <w:proofErr w:type="spellEnd"/>
      <w:r>
        <w:t xml:space="preserve">. Can’t find anything good for </w:t>
      </w:r>
      <w:proofErr w:type="spellStart"/>
      <w:r>
        <w:t>fabaceae</w:t>
      </w:r>
      <w:proofErr w:type="spellEnd"/>
      <w:r>
        <w:t xml:space="preserve"> that covers this broad a grouping (</w:t>
      </w:r>
      <w:proofErr w:type="spellStart"/>
      <w:r>
        <w:t>Trifolieae</w:t>
      </w:r>
      <w:proofErr w:type="spellEnd"/>
      <w:r>
        <w:t xml:space="preserve">, </w:t>
      </w:r>
      <w:proofErr w:type="spellStart"/>
      <w:r>
        <w:t>Fabeae</w:t>
      </w:r>
      <w:proofErr w:type="spellEnd"/>
      <w:r>
        <w:t xml:space="preserve">, </w:t>
      </w:r>
      <w:proofErr w:type="spellStart"/>
      <w:r>
        <w:t>Genisteae</w:t>
      </w:r>
      <w:proofErr w:type="spellEnd"/>
      <w:r>
        <w:t xml:space="preserve">, </w:t>
      </w:r>
      <w:proofErr w:type="spellStart"/>
      <w:r>
        <w:t>Loteae</w:t>
      </w:r>
      <w:proofErr w:type="spellEnd"/>
      <w:r>
        <w:t>)</w:t>
      </w:r>
    </w:p>
  </w:comment>
  <w:comment w:id="121" w:author="Microsoft Office User" w:date="2021-05-27T18:12:00Z" w:initials="MOU">
    <w:p w14:paraId="233B2BA4" w14:textId="19E520ED" w:rsidR="007A0892" w:rsidRDefault="007A0892">
      <w:pPr>
        <w:pStyle w:val="CommentText"/>
      </w:pPr>
      <w:r>
        <w:rPr>
          <w:rStyle w:val="CommentReference"/>
        </w:rPr>
        <w:annotationRef/>
      </w:r>
      <w:r>
        <w:t xml:space="preserve">This means the main text will need changing.  </w:t>
      </w:r>
    </w:p>
  </w:comment>
  <w:comment w:id="125" w:author="Microsoft Office User" w:date="2021-05-27T18:11:00Z" w:initials="MOU">
    <w:p w14:paraId="1C2D47EA" w14:textId="12225743" w:rsidR="007A0892" w:rsidRDefault="007A0892">
      <w:pPr>
        <w:pStyle w:val="CommentText"/>
      </w:pPr>
      <w:r>
        <w:rPr>
          <w:rStyle w:val="CommentReference"/>
        </w:rPr>
        <w:annotationRef/>
      </w:r>
      <w:r>
        <w:t>Need to add ‘a’ and ‘b’ to fig.</w:t>
      </w:r>
    </w:p>
  </w:comment>
  <w:comment w:id="128" w:author="Microsoft Office User" w:date="2021-05-27T18:19:00Z" w:initials="MOU">
    <w:p w14:paraId="2337E43B" w14:textId="7FD172EE" w:rsidR="007A0892" w:rsidRDefault="007A0892">
      <w:pPr>
        <w:pStyle w:val="CommentText"/>
      </w:pPr>
      <w:r>
        <w:rPr>
          <w:rStyle w:val="CommentReference"/>
        </w:rPr>
        <w:annotationRef/>
      </w:r>
      <w:r>
        <w:t>Re-do the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5ACA97" w15:done="0"/>
  <w15:commentEx w15:paraId="4F59F50D" w15:done="0"/>
  <w15:commentEx w15:paraId="11B36F9E" w15:done="0"/>
  <w15:commentEx w15:paraId="50B0D76C" w15:done="0"/>
  <w15:commentEx w15:paraId="51DA5554" w15:done="0"/>
  <w15:commentEx w15:paraId="67458076" w15:done="0"/>
  <w15:commentEx w15:paraId="41C6F9A5" w15:done="0"/>
  <w15:commentEx w15:paraId="5F52F7D7" w15:done="0"/>
  <w15:commentEx w15:paraId="61208619" w15:done="0"/>
  <w15:commentEx w15:paraId="4F3322EA" w15:paraIdParent="61208619" w15:done="0"/>
  <w15:commentEx w15:paraId="233B2BA4" w15:done="0"/>
  <w15:commentEx w15:paraId="1C2D47EA" w15:done="0"/>
  <w15:commentEx w15:paraId="2337E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CBAB2" w16cex:dateUtc="2020-08-23T08:51:00Z"/>
  <w16cex:commentExtensible w16cex:durableId="22ECB89A" w16cex:dateUtc="2020-08-23T08:42:00Z"/>
  <w16cex:commentExtensible w16cex:durableId="22ECBA79" w16cex:dateUtc="2020-08-23T08:50:00Z"/>
  <w16cex:commentExtensible w16cex:durableId="22ECBB21" w16cex:dateUtc="2020-08-23T08:53:00Z"/>
  <w16cex:commentExtensible w16cex:durableId="22ECBB82" w16cex:dateUtc="2020-08-23T08:55:00Z"/>
  <w16cex:commentExtensible w16cex:durableId="22ECBCB7" w16cex:dateUtc="2020-08-23T09:00:00Z"/>
  <w16cex:commentExtensible w16cex:durableId="22ECBC02" w16cex:dateUtc="2020-08-23T08:57:00Z"/>
  <w16cex:commentExtensible w16cex:durableId="22ECCFB5" w16cex:dateUtc="2020-08-23T10:21:00Z"/>
  <w16cex:commentExtensible w16cex:durableId="22ECCF8F" w16cex:dateUtc="2020-08-23T10:20:00Z"/>
  <w16cex:commentExtensible w16cex:durableId="22ECBDBD" w16cex:dateUtc="2020-08-23T09:04:00Z"/>
  <w16cex:commentExtensible w16cex:durableId="22ECBEF6" w16cex:dateUtc="2020-08-23T09:09:00Z"/>
  <w16cex:commentExtensible w16cex:durableId="22ECBF54" w16cex:dateUtc="2020-08-23T09:11:00Z"/>
  <w16cex:commentExtensible w16cex:durableId="22ECC1BF" w16cex:dateUtc="2020-08-23T09:21:00Z"/>
  <w16cex:commentExtensible w16cex:durableId="22ECC2FF" w16cex:dateUtc="2020-08-23T09:27:00Z"/>
  <w16cex:commentExtensible w16cex:durableId="22ECC2ED" w16cex:dateUtc="2020-08-23T09:26:00Z"/>
  <w16cex:commentExtensible w16cex:durableId="22ECC37B" w16cex:dateUtc="2020-08-23T09:29:00Z"/>
  <w16cex:commentExtensible w16cex:durableId="22ECC43B" w16cex:dateUtc="2020-08-23T09:32:00Z"/>
  <w16cex:commentExtensible w16cex:durableId="22ECC48B" w16cex:dateUtc="2020-08-23T09:33:00Z"/>
  <w16cex:commentExtensible w16cex:durableId="22ECC4C0" w16cex:dateUtc="2020-08-23T09:34:00Z"/>
  <w16cex:commentExtensible w16cex:durableId="22ECCBC8" w16cex:dateUtc="2020-08-23T10:04:00Z"/>
  <w16cex:commentExtensible w16cex:durableId="22ECCBF7" w16cex:dateUtc="2020-08-23T10:05:00Z"/>
  <w16cex:commentExtensible w16cex:durableId="22ECCC2F" w16cex:dateUtc="2020-08-23T10:06:00Z"/>
  <w16cex:commentExtensible w16cex:durableId="22ECCCE8" w16cex:dateUtc="2020-08-23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5ACA97" w16cid:durableId="245A4AD3"/>
  <w16cid:commentId w16cid:paraId="4F59F50D" w16cid:durableId="245A4BA5"/>
  <w16cid:commentId w16cid:paraId="11B36F9E" w16cid:durableId="254A26D4"/>
  <w16cid:commentId w16cid:paraId="50B0D76C" w16cid:durableId="25379D0E"/>
  <w16cid:commentId w16cid:paraId="51DA5554" w16cid:durableId="22ECCBF7"/>
  <w16cid:commentId w16cid:paraId="67458076" w16cid:durableId="22567D60"/>
  <w16cid:commentId w16cid:paraId="41C6F9A5" w16cid:durableId="245B70B3"/>
  <w16cid:commentId w16cid:paraId="5F52F7D7" w16cid:durableId="25379DFD"/>
  <w16cid:commentId w16cid:paraId="61208619" w16cid:durableId="22ECCCE8"/>
  <w16cid:commentId w16cid:paraId="4F3322EA" w16cid:durableId="245B65C1"/>
  <w16cid:commentId w16cid:paraId="233B2BA4" w16cid:durableId="245A5F85"/>
  <w16cid:commentId w16cid:paraId="1C2D47EA" w16cid:durableId="245A5F59"/>
  <w16cid:commentId w16cid:paraId="2337E43B" w16cid:durableId="245A6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11823"/>
    <w:multiLevelType w:val="hybridMultilevel"/>
    <w:tmpl w:val="9B2C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47760"/>
    <w:multiLevelType w:val="hybridMultilevel"/>
    <w:tmpl w:val="934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12C1B"/>
    <w:multiLevelType w:val="hybridMultilevel"/>
    <w:tmpl w:val="68D091C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9325D"/>
    <w:multiLevelType w:val="hybridMultilevel"/>
    <w:tmpl w:val="AC86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D45E2"/>
    <w:multiLevelType w:val="hybridMultilevel"/>
    <w:tmpl w:val="9042D1D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97224"/>
    <w:multiLevelType w:val="hybridMultilevel"/>
    <w:tmpl w:val="04AC9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F7E0D"/>
    <w:multiLevelType w:val="hybridMultilevel"/>
    <w:tmpl w:val="9492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74B2E"/>
    <w:multiLevelType w:val="hybridMultilevel"/>
    <w:tmpl w:val="DEEA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1F4F4F"/>
    <w:multiLevelType w:val="hybridMultilevel"/>
    <w:tmpl w:val="FC4C8B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72277"/>
    <w:multiLevelType w:val="hybridMultilevel"/>
    <w:tmpl w:val="ED32185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9"/>
  </w:num>
  <w:num w:numId="6">
    <w:abstractNumId w:val="4"/>
  </w:num>
  <w:num w:numId="7">
    <w:abstractNumId w:val="6"/>
  </w:num>
  <w:num w:numId="8">
    <w:abstractNumId w:val="8"/>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Pete Hollingsworth">
    <w15:presenceInfo w15:providerId="AD" w15:userId="S::PHollingsworth@rbge.org.uk::31cc1fb8-8749-4817-8f0a-33cde9c3328f"/>
  </w15:person>
  <w15:person w15:author="BROWN Max">
    <w15:presenceInfo w15:providerId="AD" w15:userId="S::s1583628@ed.ac.uk::f3829f46-5249-43f1-8f6b-1b71b1776f32"/>
  </w15:person>
  <w15:person w15:author="TWYFORD Alex">
    <w15:presenceInfo w15:providerId="AD" w15:userId="S-1-5-21-861567501-1417001333-682003330-3319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w520fdls9299e0s0r52ewfxtra0fspxaaa&quot;&gt;My EndNote Library&lt;record-ids&gt;&lt;item&gt;3132&lt;/item&gt;&lt;/record-ids&gt;&lt;/item&gt;&lt;/Libraries&gt;"/>
  </w:docVars>
  <w:rsids>
    <w:rsidRoot w:val="000B16DB"/>
    <w:rsid w:val="00000D8E"/>
    <w:rsid w:val="00001E53"/>
    <w:rsid w:val="0001169D"/>
    <w:rsid w:val="000116F8"/>
    <w:rsid w:val="00012080"/>
    <w:rsid w:val="0001260F"/>
    <w:rsid w:val="00015DBC"/>
    <w:rsid w:val="0001675A"/>
    <w:rsid w:val="00016BA9"/>
    <w:rsid w:val="00017672"/>
    <w:rsid w:val="000233C2"/>
    <w:rsid w:val="00024A77"/>
    <w:rsid w:val="00025CB0"/>
    <w:rsid w:val="00026E3C"/>
    <w:rsid w:val="00031595"/>
    <w:rsid w:val="00034F25"/>
    <w:rsid w:val="00041738"/>
    <w:rsid w:val="00044067"/>
    <w:rsid w:val="00044218"/>
    <w:rsid w:val="00044A65"/>
    <w:rsid w:val="000453E1"/>
    <w:rsid w:val="00045E6F"/>
    <w:rsid w:val="00046516"/>
    <w:rsid w:val="000466AA"/>
    <w:rsid w:val="0005103D"/>
    <w:rsid w:val="00052B45"/>
    <w:rsid w:val="0005444B"/>
    <w:rsid w:val="00055068"/>
    <w:rsid w:val="00055C08"/>
    <w:rsid w:val="00056B78"/>
    <w:rsid w:val="000574E9"/>
    <w:rsid w:val="00061241"/>
    <w:rsid w:val="00061F37"/>
    <w:rsid w:val="00064184"/>
    <w:rsid w:val="000662BA"/>
    <w:rsid w:val="00071780"/>
    <w:rsid w:val="000733EF"/>
    <w:rsid w:val="00074379"/>
    <w:rsid w:val="00074F0E"/>
    <w:rsid w:val="00076386"/>
    <w:rsid w:val="000768F8"/>
    <w:rsid w:val="00077906"/>
    <w:rsid w:val="00080F4D"/>
    <w:rsid w:val="00081921"/>
    <w:rsid w:val="00083C1F"/>
    <w:rsid w:val="00084A0A"/>
    <w:rsid w:val="000853E9"/>
    <w:rsid w:val="0008559F"/>
    <w:rsid w:val="00090442"/>
    <w:rsid w:val="000930FE"/>
    <w:rsid w:val="0009354A"/>
    <w:rsid w:val="00093F04"/>
    <w:rsid w:val="0009545B"/>
    <w:rsid w:val="0009596F"/>
    <w:rsid w:val="000A082C"/>
    <w:rsid w:val="000A42B9"/>
    <w:rsid w:val="000A4E69"/>
    <w:rsid w:val="000B0528"/>
    <w:rsid w:val="000B16DB"/>
    <w:rsid w:val="000B343E"/>
    <w:rsid w:val="000B5BDB"/>
    <w:rsid w:val="000B5CBA"/>
    <w:rsid w:val="000B7018"/>
    <w:rsid w:val="000B7B28"/>
    <w:rsid w:val="000C2F0F"/>
    <w:rsid w:val="000C4B9D"/>
    <w:rsid w:val="000C4C37"/>
    <w:rsid w:val="000C4E28"/>
    <w:rsid w:val="000C7317"/>
    <w:rsid w:val="000C7B86"/>
    <w:rsid w:val="000D0926"/>
    <w:rsid w:val="000D57C4"/>
    <w:rsid w:val="000D6A5B"/>
    <w:rsid w:val="000D6D2F"/>
    <w:rsid w:val="000E2BBD"/>
    <w:rsid w:val="000E5802"/>
    <w:rsid w:val="000E5E61"/>
    <w:rsid w:val="000E69BF"/>
    <w:rsid w:val="000E7066"/>
    <w:rsid w:val="000F0907"/>
    <w:rsid w:val="000F1057"/>
    <w:rsid w:val="000F155F"/>
    <w:rsid w:val="000F1C42"/>
    <w:rsid w:val="000F2044"/>
    <w:rsid w:val="000F40EF"/>
    <w:rsid w:val="000F47A6"/>
    <w:rsid w:val="000F4C95"/>
    <w:rsid w:val="000F7D5E"/>
    <w:rsid w:val="00100F2B"/>
    <w:rsid w:val="00101A54"/>
    <w:rsid w:val="00104F63"/>
    <w:rsid w:val="0010782E"/>
    <w:rsid w:val="00107DC3"/>
    <w:rsid w:val="00111623"/>
    <w:rsid w:val="00112664"/>
    <w:rsid w:val="00113F5B"/>
    <w:rsid w:val="001147E8"/>
    <w:rsid w:val="0011743B"/>
    <w:rsid w:val="00121110"/>
    <w:rsid w:val="0012158C"/>
    <w:rsid w:val="00124BAF"/>
    <w:rsid w:val="001259E2"/>
    <w:rsid w:val="0012678D"/>
    <w:rsid w:val="00130203"/>
    <w:rsid w:val="0013195B"/>
    <w:rsid w:val="00134482"/>
    <w:rsid w:val="00136800"/>
    <w:rsid w:val="00136829"/>
    <w:rsid w:val="00141132"/>
    <w:rsid w:val="001443B3"/>
    <w:rsid w:val="001456F8"/>
    <w:rsid w:val="00145A25"/>
    <w:rsid w:val="00147270"/>
    <w:rsid w:val="00151B76"/>
    <w:rsid w:val="00156836"/>
    <w:rsid w:val="00157CE2"/>
    <w:rsid w:val="00157EA2"/>
    <w:rsid w:val="0016075A"/>
    <w:rsid w:val="001609F8"/>
    <w:rsid w:val="00161956"/>
    <w:rsid w:val="001653D5"/>
    <w:rsid w:val="001663D4"/>
    <w:rsid w:val="001701E3"/>
    <w:rsid w:val="001722BA"/>
    <w:rsid w:val="00173216"/>
    <w:rsid w:val="00173610"/>
    <w:rsid w:val="00173DC1"/>
    <w:rsid w:val="00174438"/>
    <w:rsid w:val="001762E2"/>
    <w:rsid w:val="0018124A"/>
    <w:rsid w:val="00182760"/>
    <w:rsid w:val="0018351C"/>
    <w:rsid w:val="00184628"/>
    <w:rsid w:val="00186954"/>
    <w:rsid w:val="00186C04"/>
    <w:rsid w:val="00187956"/>
    <w:rsid w:val="00187F39"/>
    <w:rsid w:val="00195A35"/>
    <w:rsid w:val="001A0589"/>
    <w:rsid w:val="001A518C"/>
    <w:rsid w:val="001B119C"/>
    <w:rsid w:val="001B3E11"/>
    <w:rsid w:val="001C47EC"/>
    <w:rsid w:val="001C78DD"/>
    <w:rsid w:val="001D067F"/>
    <w:rsid w:val="001D1241"/>
    <w:rsid w:val="001D4AA6"/>
    <w:rsid w:val="001D4ECD"/>
    <w:rsid w:val="001D62AC"/>
    <w:rsid w:val="001E4347"/>
    <w:rsid w:val="001E6CC1"/>
    <w:rsid w:val="001F007A"/>
    <w:rsid w:val="001F0609"/>
    <w:rsid w:val="001F694F"/>
    <w:rsid w:val="00200AC4"/>
    <w:rsid w:val="0020544F"/>
    <w:rsid w:val="00206763"/>
    <w:rsid w:val="00210EB1"/>
    <w:rsid w:val="002125EE"/>
    <w:rsid w:val="002145B8"/>
    <w:rsid w:val="002218ED"/>
    <w:rsid w:val="00221C13"/>
    <w:rsid w:val="00222130"/>
    <w:rsid w:val="002236A2"/>
    <w:rsid w:val="00224F54"/>
    <w:rsid w:val="00225F26"/>
    <w:rsid w:val="00226578"/>
    <w:rsid w:val="00226A07"/>
    <w:rsid w:val="00232464"/>
    <w:rsid w:val="00234E61"/>
    <w:rsid w:val="00234EF2"/>
    <w:rsid w:val="002353FA"/>
    <w:rsid w:val="002406BD"/>
    <w:rsid w:val="00242836"/>
    <w:rsid w:val="00242994"/>
    <w:rsid w:val="00243418"/>
    <w:rsid w:val="002438D4"/>
    <w:rsid w:val="002447CE"/>
    <w:rsid w:val="0024589D"/>
    <w:rsid w:val="00250CAC"/>
    <w:rsid w:val="00250F21"/>
    <w:rsid w:val="00251AA0"/>
    <w:rsid w:val="00252BAB"/>
    <w:rsid w:val="00253089"/>
    <w:rsid w:val="00254CEC"/>
    <w:rsid w:val="00255DF4"/>
    <w:rsid w:val="00260050"/>
    <w:rsid w:val="0026299B"/>
    <w:rsid w:val="0026322D"/>
    <w:rsid w:val="00266D15"/>
    <w:rsid w:val="00270F30"/>
    <w:rsid w:val="0027197F"/>
    <w:rsid w:val="002727AC"/>
    <w:rsid w:val="00274CEC"/>
    <w:rsid w:val="00276D54"/>
    <w:rsid w:val="002805C5"/>
    <w:rsid w:val="0028061B"/>
    <w:rsid w:val="00281B8A"/>
    <w:rsid w:val="00281E1F"/>
    <w:rsid w:val="00282942"/>
    <w:rsid w:val="00286F39"/>
    <w:rsid w:val="00287365"/>
    <w:rsid w:val="00287BFE"/>
    <w:rsid w:val="00294B2E"/>
    <w:rsid w:val="00295551"/>
    <w:rsid w:val="002A0F26"/>
    <w:rsid w:val="002A2371"/>
    <w:rsid w:val="002A5027"/>
    <w:rsid w:val="002A673E"/>
    <w:rsid w:val="002B0BD2"/>
    <w:rsid w:val="002B21F8"/>
    <w:rsid w:val="002B52AC"/>
    <w:rsid w:val="002B59AE"/>
    <w:rsid w:val="002B698B"/>
    <w:rsid w:val="002C037D"/>
    <w:rsid w:val="002C0990"/>
    <w:rsid w:val="002C1C85"/>
    <w:rsid w:val="002C506F"/>
    <w:rsid w:val="002C593D"/>
    <w:rsid w:val="002C62EE"/>
    <w:rsid w:val="002C7B41"/>
    <w:rsid w:val="002D0260"/>
    <w:rsid w:val="002D2BE3"/>
    <w:rsid w:val="002D48F9"/>
    <w:rsid w:val="002D6B41"/>
    <w:rsid w:val="002E0A2A"/>
    <w:rsid w:val="002E0AB7"/>
    <w:rsid w:val="002E374B"/>
    <w:rsid w:val="002E633A"/>
    <w:rsid w:val="002F0BB4"/>
    <w:rsid w:val="002F22D2"/>
    <w:rsid w:val="002F3670"/>
    <w:rsid w:val="002F367E"/>
    <w:rsid w:val="002F3954"/>
    <w:rsid w:val="002F4404"/>
    <w:rsid w:val="002F456E"/>
    <w:rsid w:val="002F587C"/>
    <w:rsid w:val="00301EDD"/>
    <w:rsid w:val="003021B9"/>
    <w:rsid w:val="00302420"/>
    <w:rsid w:val="003054C7"/>
    <w:rsid w:val="00306835"/>
    <w:rsid w:val="00306A8A"/>
    <w:rsid w:val="00306F35"/>
    <w:rsid w:val="0030722D"/>
    <w:rsid w:val="003152EF"/>
    <w:rsid w:val="00315510"/>
    <w:rsid w:val="00315B0F"/>
    <w:rsid w:val="0031616B"/>
    <w:rsid w:val="003161E7"/>
    <w:rsid w:val="00317833"/>
    <w:rsid w:val="00327860"/>
    <w:rsid w:val="003328A7"/>
    <w:rsid w:val="00332BC8"/>
    <w:rsid w:val="0034000C"/>
    <w:rsid w:val="0034028C"/>
    <w:rsid w:val="00340A92"/>
    <w:rsid w:val="00341ACD"/>
    <w:rsid w:val="003420D5"/>
    <w:rsid w:val="00343B9D"/>
    <w:rsid w:val="003440BD"/>
    <w:rsid w:val="00344372"/>
    <w:rsid w:val="00344678"/>
    <w:rsid w:val="0035496B"/>
    <w:rsid w:val="003623A6"/>
    <w:rsid w:val="00362E39"/>
    <w:rsid w:val="00363F2D"/>
    <w:rsid w:val="00364507"/>
    <w:rsid w:val="00364E81"/>
    <w:rsid w:val="003651D2"/>
    <w:rsid w:val="003666DE"/>
    <w:rsid w:val="00366D7E"/>
    <w:rsid w:val="003674FB"/>
    <w:rsid w:val="00367D1E"/>
    <w:rsid w:val="00370927"/>
    <w:rsid w:val="00370FFB"/>
    <w:rsid w:val="00371876"/>
    <w:rsid w:val="00372260"/>
    <w:rsid w:val="003756B6"/>
    <w:rsid w:val="00377D4C"/>
    <w:rsid w:val="0038210A"/>
    <w:rsid w:val="0038281F"/>
    <w:rsid w:val="00382826"/>
    <w:rsid w:val="00384B26"/>
    <w:rsid w:val="00391818"/>
    <w:rsid w:val="00392E0A"/>
    <w:rsid w:val="00396300"/>
    <w:rsid w:val="0039692B"/>
    <w:rsid w:val="003A2B53"/>
    <w:rsid w:val="003A368F"/>
    <w:rsid w:val="003A71C4"/>
    <w:rsid w:val="003B046D"/>
    <w:rsid w:val="003B0CA5"/>
    <w:rsid w:val="003B0EC6"/>
    <w:rsid w:val="003B110C"/>
    <w:rsid w:val="003B1CF6"/>
    <w:rsid w:val="003B3097"/>
    <w:rsid w:val="003B4620"/>
    <w:rsid w:val="003B6F94"/>
    <w:rsid w:val="003C1CCA"/>
    <w:rsid w:val="003C4FC6"/>
    <w:rsid w:val="003C6F2B"/>
    <w:rsid w:val="003C7B2D"/>
    <w:rsid w:val="003C7B41"/>
    <w:rsid w:val="003D20E9"/>
    <w:rsid w:val="003D36D6"/>
    <w:rsid w:val="003D44FE"/>
    <w:rsid w:val="003D7A23"/>
    <w:rsid w:val="003D7CCF"/>
    <w:rsid w:val="003E04FC"/>
    <w:rsid w:val="003E2278"/>
    <w:rsid w:val="003E2A00"/>
    <w:rsid w:val="003E3178"/>
    <w:rsid w:val="003E7ACF"/>
    <w:rsid w:val="003F196D"/>
    <w:rsid w:val="003F6E5D"/>
    <w:rsid w:val="004035F9"/>
    <w:rsid w:val="00405C8F"/>
    <w:rsid w:val="00405CE0"/>
    <w:rsid w:val="00406DFD"/>
    <w:rsid w:val="00407A5B"/>
    <w:rsid w:val="00407CD3"/>
    <w:rsid w:val="00411D8A"/>
    <w:rsid w:val="00412273"/>
    <w:rsid w:val="0041617A"/>
    <w:rsid w:val="00416862"/>
    <w:rsid w:val="00420BC1"/>
    <w:rsid w:val="004216E6"/>
    <w:rsid w:val="00424F6F"/>
    <w:rsid w:val="0042515A"/>
    <w:rsid w:val="004302CD"/>
    <w:rsid w:val="004326B0"/>
    <w:rsid w:val="004333C6"/>
    <w:rsid w:val="00434DB1"/>
    <w:rsid w:val="00436E5B"/>
    <w:rsid w:val="00444D87"/>
    <w:rsid w:val="00446881"/>
    <w:rsid w:val="004468DC"/>
    <w:rsid w:val="00446F22"/>
    <w:rsid w:val="004478B4"/>
    <w:rsid w:val="0045698A"/>
    <w:rsid w:val="00456994"/>
    <w:rsid w:val="00456C42"/>
    <w:rsid w:val="00457F4E"/>
    <w:rsid w:val="0046024E"/>
    <w:rsid w:val="00460E39"/>
    <w:rsid w:val="0046590A"/>
    <w:rsid w:val="004668A3"/>
    <w:rsid w:val="004734BC"/>
    <w:rsid w:val="004763D8"/>
    <w:rsid w:val="004765E0"/>
    <w:rsid w:val="00477E73"/>
    <w:rsid w:val="00486AC1"/>
    <w:rsid w:val="00486AD3"/>
    <w:rsid w:val="00486D0D"/>
    <w:rsid w:val="00487630"/>
    <w:rsid w:val="00491CDA"/>
    <w:rsid w:val="004924E9"/>
    <w:rsid w:val="004A200F"/>
    <w:rsid w:val="004A3647"/>
    <w:rsid w:val="004B3D94"/>
    <w:rsid w:val="004B625A"/>
    <w:rsid w:val="004B70A4"/>
    <w:rsid w:val="004C0E26"/>
    <w:rsid w:val="004C36D6"/>
    <w:rsid w:val="004C4BAF"/>
    <w:rsid w:val="004C4E3A"/>
    <w:rsid w:val="004C5815"/>
    <w:rsid w:val="004C7E40"/>
    <w:rsid w:val="004D04C8"/>
    <w:rsid w:val="004D1BD7"/>
    <w:rsid w:val="004D3385"/>
    <w:rsid w:val="004D69F9"/>
    <w:rsid w:val="004E30A5"/>
    <w:rsid w:val="004E4138"/>
    <w:rsid w:val="004E7A3C"/>
    <w:rsid w:val="004E7CD9"/>
    <w:rsid w:val="004F00EB"/>
    <w:rsid w:val="004F17FB"/>
    <w:rsid w:val="004F3F11"/>
    <w:rsid w:val="005008F0"/>
    <w:rsid w:val="00507523"/>
    <w:rsid w:val="0051049D"/>
    <w:rsid w:val="00512884"/>
    <w:rsid w:val="0051452E"/>
    <w:rsid w:val="00520B0C"/>
    <w:rsid w:val="00520B7F"/>
    <w:rsid w:val="00524241"/>
    <w:rsid w:val="005244C8"/>
    <w:rsid w:val="00524AF6"/>
    <w:rsid w:val="00524CDD"/>
    <w:rsid w:val="00525FCE"/>
    <w:rsid w:val="0052633D"/>
    <w:rsid w:val="005379B8"/>
    <w:rsid w:val="00540C91"/>
    <w:rsid w:val="00542D96"/>
    <w:rsid w:val="00543796"/>
    <w:rsid w:val="005470CC"/>
    <w:rsid w:val="005476DF"/>
    <w:rsid w:val="005477F6"/>
    <w:rsid w:val="005506D5"/>
    <w:rsid w:val="00552255"/>
    <w:rsid w:val="00555A9F"/>
    <w:rsid w:val="00556F88"/>
    <w:rsid w:val="00557036"/>
    <w:rsid w:val="00557C0F"/>
    <w:rsid w:val="00563E7A"/>
    <w:rsid w:val="005649A1"/>
    <w:rsid w:val="00565BCD"/>
    <w:rsid w:val="00566F07"/>
    <w:rsid w:val="00572786"/>
    <w:rsid w:val="00572ABD"/>
    <w:rsid w:val="00575ACB"/>
    <w:rsid w:val="00583A29"/>
    <w:rsid w:val="00584F0F"/>
    <w:rsid w:val="0058669D"/>
    <w:rsid w:val="00586B0C"/>
    <w:rsid w:val="005877F0"/>
    <w:rsid w:val="00591087"/>
    <w:rsid w:val="00593FF2"/>
    <w:rsid w:val="00595A60"/>
    <w:rsid w:val="00596EEF"/>
    <w:rsid w:val="005A013B"/>
    <w:rsid w:val="005A07E9"/>
    <w:rsid w:val="005A1F7A"/>
    <w:rsid w:val="005A6471"/>
    <w:rsid w:val="005A6821"/>
    <w:rsid w:val="005A6A65"/>
    <w:rsid w:val="005B028E"/>
    <w:rsid w:val="005B15A3"/>
    <w:rsid w:val="005B6A88"/>
    <w:rsid w:val="005C11B8"/>
    <w:rsid w:val="005C3FF4"/>
    <w:rsid w:val="005C4B77"/>
    <w:rsid w:val="005C5B06"/>
    <w:rsid w:val="005C5E70"/>
    <w:rsid w:val="005C5FF3"/>
    <w:rsid w:val="005C7C0E"/>
    <w:rsid w:val="005D10D1"/>
    <w:rsid w:val="005D1A98"/>
    <w:rsid w:val="005D2A12"/>
    <w:rsid w:val="005D3B48"/>
    <w:rsid w:val="005D479B"/>
    <w:rsid w:val="005D7C1C"/>
    <w:rsid w:val="005D7C7D"/>
    <w:rsid w:val="005E119D"/>
    <w:rsid w:val="005E5007"/>
    <w:rsid w:val="005F0720"/>
    <w:rsid w:val="005F1AC3"/>
    <w:rsid w:val="005F3300"/>
    <w:rsid w:val="005F3DFF"/>
    <w:rsid w:val="005F7393"/>
    <w:rsid w:val="005F7E8A"/>
    <w:rsid w:val="006009A6"/>
    <w:rsid w:val="00601A70"/>
    <w:rsid w:val="0060501B"/>
    <w:rsid w:val="00607987"/>
    <w:rsid w:val="00610B78"/>
    <w:rsid w:val="00612709"/>
    <w:rsid w:val="0061374A"/>
    <w:rsid w:val="00613949"/>
    <w:rsid w:val="006160A3"/>
    <w:rsid w:val="00616666"/>
    <w:rsid w:val="006172F6"/>
    <w:rsid w:val="00620751"/>
    <w:rsid w:val="00620DFB"/>
    <w:rsid w:val="00623F66"/>
    <w:rsid w:val="0062545B"/>
    <w:rsid w:val="00625F59"/>
    <w:rsid w:val="006263A6"/>
    <w:rsid w:val="006270A5"/>
    <w:rsid w:val="006279F3"/>
    <w:rsid w:val="00630009"/>
    <w:rsid w:val="00630266"/>
    <w:rsid w:val="006308EC"/>
    <w:rsid w:val="00633EBC"/>
    <w:rsid w:val="00635120"/>
    <w:rsid w:val="00637180"/>
    <w:rsid w:val="0064440C"/>
    <w:rsid w:val="00645565"/>
    <w:rsid w:val="0064794B"/>
    <w:rsid w:val="00652464"/>
    <w:rsid w:val="00652941"/>
    <w:rsid w:val="00653646"/>
    <w:rsid w:val="006539ED"/>
    <w:rsid w:val="00657760"/>
    <w:rsid w:val="00662929"/>
    <w:rsid w:val="00662E95"/>
    <w:rsid w:val="00663650"/>
    <w:rsid w:val="00665547"/>
    <w:rsid w:val="006656E1"/>
    <w:rsid w:val="00666FE5"/>
    <w:rsid w:val="006703AA"/>
    <w:rsid w:val="006735D1"/>
    <w:rsid w:val="00674F04"/>
    <w:rsid w:val="00675C1F"/>
    <w:rsid w:val="0067620E"/>
    <w:rsid w:val="00677F58"/>
    <w:rsid w:val="00684826"/>
    <w:rsid w:val="00684A83"/>
    <w:rsid w:val="00684C33"/>
    <w:rsid w:val="00685A53"/>
    <w:rsid w:val="00686465"/>
    <w:rsid w:val="006870E5"/>
    <w:rsid w:val="006877D0"/>
    <w:rsid w:val="0068794B"/>
    <w:rsid w:val="0069108E"/>
    <w:rsid w:val="00691FE4"/>
    <w:rsid w:val="006928C5"/>
    <w:rsid w:val="00694A92"/>
    <w:rsid w:val="006964AA"/>
    <w:rsid w:val="00696B32"/>
    <w:rsid w:val="00696D2B"/>
    <w:rsid w:val="006A7BE8"/>
    <w:rsid w:val="006A7F7A"/>
    <w:rsid w:val="006B0F94"/>
    <w:rsid w:val="006B35EC"/>
    <w:rsid w:val="006B5764"/>
    <w:rsid w:val="006B5918"/>
    <w:rsid w:val="006B5B2B"/>
    <w:rsid w:val="006B646B"/>
    <w:rsid w:val="006B6BC7"/>
    <w:rsid w:val="006B6CA5"/>
    <w:rsid w:val="006C3583"/>
    <w:rsid w:val="006C3EC7"/>
    <w:rsid w:val="006C53F0"/>
    <w:rsid w:val="006C6823"/>
    <w:rsid w:val="006C73C7"/>
    <w:rsid w:val="006C7853"/>
    <w:rsid w:val="006C7E3E"/>
    <w:rsid w:val="006D2B79"/>
    <w:rsid w:val="006D2C8F"/>
    <w:rsid w:val="006D412F"/>
    <w:rsid w:val="006D42FA"/>
    <w:rsid w:val="006D4999"/>
    <w:rsid w:val="006D6572"/>
    <w:rsid w:val="006E0864"/>
    <w:rsid w:val="006E14D0"/>
    <w:rsid w:val="006E2A85"/>
    <w:rsid w:val="006E3313"/>
    <w:rsid w:val="006E440D"/>
    <w:rsid w:val="006E4A74"/>
    <w:rsid w:val="006E784F"/>
    <w:rsid w:val="006F0AF6"/>
    <w:rsid w:val="006F3C76"/>
    <w:rsid w:val="006F4619"/>
    <w:rsid w:val="006F54E8"/>
    <w:rsid w:val="006F5999"/>
    <w:rsid w:val="006F7CD0"/>
    <w:rsid w:val="00702C65"/>
    <w:rsid w:val="00702D4E"/>
    <w:rsid w:val="007047B9"/>
    <w:rsid w:val="0070500E"/>
    <w:rsid w:val="0070663A"/>
    <w:rsid w:val="00711DE2"/>
    <w:rsid w:val="00714BC3"/>
    <w:rsid w:val="0071631A"/>
    <w:rsid w:val="00717555"/>
    <w:rsid w:val="00720D1D"/>
    <w:rsid w:val="00722B83"/>
    <w:rsid w:val="00722FFE"/>
    <w:rsid w:val="00723284"/>
    <w:rsid w:val="00723AA5"/>
    <w:rsid w:val="007249C5"/>
    <w:rsid w:val="00726EC5"/>
    <w:rsid w:val="00730D60"/>
    <w:rsid w:val="00731266"/>
    <w:rsid w:val="00731DD0"/>
    <w:rsid w:val="00733BED"/>
    <w:rsid w:val="00734C4D"/>
    <w:rsid w:val="00735659"/>
    <w:rsid w:val="00735AB8"/>
    <w:rsid w:val="007405D4"/>
    <w:rsid w:val="0074132B"/>
    <w:rsid w:val="0074145B"/>
    <w:rsid w:val="00741C5E"/>
    <w:rsid w:val="00741E5D"/>
    <w:rsid w:val="00742C2D"/>
    <w:rsid w:val="00743747"/>
    <w:rsid w:val="007457A7"/>
    <w:rsid w:val="00746487"/>
    <w:rsid w:val="00750932"/>
    <w:rsid w:val="007510B2"/>
    <w:rsid w:val="007535F1"/>
    <w:rsid w:val="007609D6"/>
    <w:rsid w:val="00761985"/>
    <w:rsid w:val="00762E6D"/>
    <w:rsid w:val="00763431"/>
    <w:rsid w:val="00766F67"/>
    <w:rsid w:val="007674A0"/>
    <w:rsid w:val="0077147F"/>
    <w:rsid w:val="007717A3"/>
    <w:rsid w:val="00772ED8"/>
    <w:rsid w:val="00773044"/>
    <w:rsid w:val="007774A9"/>
    <w:rsid w:val="00780BA8"/>
    <w:rsid w:val="00780C14"/>
    <w:rsid w:val="00781408"/>
    <w:rsid w:val="00784ADB"/>
    <w:rsid w:val="00785D8C"/>
    <w:rsid w:val="007955EC"/>
    <w:rsid w:val="007970C9"/>
    <w:rsid w:val="0079736A"/>
    <w:rsid w:val="007A0892"/>
    <w:rsid w:val="007A3D6C"/>
    <w:rsid w:val="007A4B5A"/>
    <w:rsid w:val="007A5E02"/>
    <w:rsid w:val="007A5E30"/>
    <w:rsid w:val="007A6538"/>
    <w:rsid w:val="007A7752"/>
    <w:rsid w:val="007A7DAB"/>
    <w:rsid w:val="007B0EEF"/>
    <w:rsid w:val="007B3094"/>
    <w:rsid w:val="007B47DC"/>
    <w:rsid w:val="007B4BC9"/>
    <w:rsid w:val="007B7F2F"/>
    <w:rsid w:val="007C03E6"/>
    <w:rsid w:val="007C07B8"/>
    <w:rsid w:val="007C0D4E"/>
    <w:rsid w:val="007C470C"/>
    <w:rsid w:val="007C61CB"/>
    <w:rsid w:val="007C79F1"/>
    <w:rsid w:val="007D1109"/>
    <w:rsid w:val="007D1E32"/>
    <w:rsid w:val="007D2DAD"/>
    <w:rsid w:val="007D3824"/>
    <w:rsid w:val="007D7325"/>
    <w:rsid w:val="007E06BA"/>
    <w:rsid w:val="007E114D"/>
    <w:rsid w:val="007E48E0"/>
    <w:rsid w:val="007E4D00"/>
    <w:rsid w:val="007E78D6"/>
    <w:rsid w:val="007E7F2B"/>
    <w:rsid w:val="007F3610"/>
    <w:rsid w:val="007F3EAB"/>
    <w:rsid w:val="007F4F92"/>
    <w:rsid w:val="007F6343"/>
    <w:rsid w:val="007F7F24"/>
    <w:rsid w:val="008047BF"/>
    <w:rsid w:val="00805341"/>
    <w:rsid w:val="00806C86"/>
    <w:rsid w:val="008078F7"/>
    <w:rsid w:val="00807D0D"/>
    <w:rsid w:val="00813063"/>
    <w:rsid w:val="008135AF"/>
    <w:rsid w:val="00813A7B"/>
    <w:rsid w:val="008143F6"/>
    <w:rsid w:val="008161FD"/>
    <w:rsid w:val="00816877"/>
    <w:rsid w:val="008174A5"/>
    <w:rsid w:val="00817E7A"/>
    <w:rsid w:val="008207B2"/>
    <w:rsid w:val="0082402B"/>
    <w:rsid w:val="00825E25"/>
    <w:rsid w:val="0082635C"/>
    <w:rsid w:val="00826BE3"/>
    <w:rsid w:val="00831968"/>
    <w:rsid w:val="00835A2C"/>
    <w:rsid w:val="008364A6"/>
    <w:rsid w:val="008405CE"/>
    <w:rsid w:val="008427E1"/>
    <w:rsid w:val="00842A99"/>
    <w:rsid w:val="008436A0"/>
    <w:rsid w:val="008447D0"/>
    <w:rsid w:val="00852425"/>
    <w:rsid w:val="00854423"/>
    <w:rsid w:val="008554FC"/>
    <w:rsid w:val="008565AF"/>
    <w:rsid w:val="00860E5F"/>
    <w:rsid w:val="008620FF"/>
    <w:rsid w:val="00862662"/>
    <w:rsid w:val="00864CDA"/>
    <w:rsid w:val="0086517A"/>
    <w:rsid w:val="00867848"/>
    <w:rsid w:val="008678E0"/>
    <w:rsid w:val="00872872"/>
    <w:rsid w:val="0087311F"/>
    <w:rsid w:val="00873235"/>
    <w:rsid w:val="00875DBF"/>
    <w:rsid w:val="008816E8"/>
    <w:rsid w:val="008828D8"/>
    <w:rsid w:val="008853C3"/>
    <w:rsid w:val="00887CA3"/>
    <w:rsid w:val="008901B0"/>
    <w:rsid w:val="00890423"/>
    <w:rsid w:val="0089386F"/>
    <w:rsid w:val="008948D8"/>
    <w:rsid w:val="00894FCB"/>
    <w:rsid w:val="0089679F"/>
    <w:rsid w:val="008A1274"/>
    <w:rsid w:val="008A2A62"/>
    <w:rsid w:val="008A3827"/>
    <w:rsid w:val="008A4D6F"/>
    <w:rsid w:val="008A612A"/>
    <w:rsid w:val="008B13F3"/>
    <w:rsid w:val="008B53F4"/>
    <w:rsid w:val="008B5FD2"/>
    <w:rsid w:val="008B6C93"/>
    <w:rsid w:val="008B77A9"/>
    <w:rsid w:val="008C1622"/>
    <w:rsid w:val="008C1625"/>
    <w:rsid w:val="008C38F1"/>
    <w:rsid w:val="008C4999"/>
    <w:rsid w:val="008C5E6F"/>
    <w:rsid w:val="008C6813"/>
    <w:rsid w:val="008D05B0"/>
    <w:rsid w:val="008D1BE1"/>
    <w:rsid w:val="008D2F79"/>
    <w:rsid w:val="008D506B"/>
    <w:rsid w:val="008D55C4"/>
    <w:rsid w:val="008D5CB6"/>
    <w:rsid w:val="008D67CD"/>
    <w:rsid w:val="008D6E29"/>
    <w:rsid w:val="008E062B"/>
    <w:rsid w:val="008E3576"/>
    <w:rsid w:val="008E36EB"/>
    <w:rsid w:val="008E46BF"/>
    <w:rsid w:val="008E4DEC"/>
    <w:rsid w:val="008E70B1"/>
    <w:rsid w:val="008F0BF8"/>
    <w:rsid w:val="008F238D"/>
    <w:rsid w:val="008F2D55"/>
    <w:rsid w:val="008F2E3D"/>
    <w:rsid w:val="008F3B9D"/>
    <w:rsid w:val="008F41C2"/>
    <w:rsid w:val="008F7FD1"/>
    <w:rsid w:val="00900435"/>
    <w:rsid w:val="00900F4E"/>
    <w:rsid w:val="00901F06"/>
    <w:rsid w:val="009048B7"/>
    <w:rsid w:val="00904F5A"/>
    <w:rsid w:val="009069A3"/>
    <w:rsid w:val="009110CA"/>
    <w:rsid w:val="0091332D"/>
    <w:rsid w:val="00913949"/>
    <w:rsid w:val="009140CE"/>
    <w:rsid w:val="009176BB"/>
    <w:rsid w:val="009205D0"/>
    <w:rsid w:val="009224FA"/>
    <w:rsid w:val="009234F4"/>
    <w:rsid w:val="00923582"/>
    <w:rsid w:val="009270B4"/>
    <w:rsid w:val="00930070"/>
    <w:rsid w:val="00931D00"/>
    <w:rsid w:val="0093262A"/>
    <w:rsid w:val="00934AC4"/>
    <w:rsid w:val="00936DD3"/>
    <w:rsid w:val="0093754F"/>
    <w:rsid w:val="00940C04"/>
    <w:rsid w:val="009423E9"/>
    <w:rsid w:val="0094293C"/>
    <w:rsid w:val="00942BBE"/>
    <w:rsid w:val="00945A2C"/>
    <w:rsid w:val="00945CD7"/>
    <w:rsid w:val="0095100E"/>
    <w:rsid w:val="00960659"/>
    <w:rsid w:val="0096187A"/>
    <w:rsid w:val="0096248D"/>
    <w:rsid w:val="009632CA"/>
    <w:rsid w:val="00963A50"/>
    <w:rsid w:val="00965A34"/>
    <w:rsid w:val="009663A1"/>
    <w:rsid w:val="00970DB4"/>
    <w:rsid w:val="009736F5"/>
    <w:rsid w:val="0097452E"/>
    <w:rsid w:val="00976AEC"/>
    <w:rsid w:val="00980F26"/>
    <w:rsid w:val="009821DB"/>
    <w:rsid w:val="00985E9E"/>
    <w:rsid w:val="009869B8"/>
    <w:rsid w:val="009870FD"/>
    <w:rsid w:val="00990AE2"/>
    <w:rsid w:val="00991894"/>
    <w:rsid w:val="00991A0E"/>
    <w:rsid w:val="009924BA"/>
    <w:rsid w:val="00995775"/>
    <w:rsid w:val="00996CD3"/>
    <w:rsid w:val="009A00A3"/>
    <w:rsid w:val="009A0227"/>
    <w:rsid w:val="009A0E14"/>
    <w:rsid w:val="009A3B71"/>
    <w:rsid w:val="009A6A1E"/>
    <w:rsid w:val="009B1064"/>
    <w:rsid w:val="009B408A"/>
    <w:rsid w:val="009B4F2C"/>
    <w:rsid w:val="009C3B8C"/>
    <w:rsid w:val="009C522D"/>
    <w:rsid w:val="009C65D8"/>
    <w:rsid w:val="009D08DF"/>
    <w:rsid w:val="009D15D2"/>
    <w:rsid w:val="009D24D0"/>
    <w:rsid w:val="009D2526"/>
    <w:rsid w:val="009D253A"/>
    <w:rsid w:val="009D2746"/>
    <w:rsid w:val="009D29CC"/>
    <w:rsid w:val="009D4D33"/>
    <w:rsid w:val="009D704B"/>
    <w:rsid w:val="009D745D"/>
    <w:rsid w:val="009D7A87"/>
    <w:rsid w:val="009E12D9"/>
    <w:rsid w:val="009E2100"/>
    <w:rsid w:val="009E2F23"/>
    <w:rsid w:val="009E6900"/>
    <w:rsid w:val="009E705D"/>
    <w:rsid w:val="009F1BD9"/>
    <w:rsid w:val="009F4230"/>
    <w:rsid w:val="009F468E"/>
    <w:rsid w:val="009F4B89"/>
    <w:rsid w:val="009F505C"/>
    <w:rsid w:val="009F5626"/>
    <w:rsid w:val="009F5C36"/>
    <w:rsid w:val="009F7408"/>
    <w:rsid w:val="00A039C9"/>
    <w:rsid w:val="00A05CB5"/>
    <w:rsid w:val="00A06168"/>
    <w:rsid w:val="00A103CA"/>
    <w:rsid w:val="00A1398F"/>
    <w:rsid w:val="00A14263"/>
    <w:rsid w:val="00A17FB1"/>
    <w:rsid w:val="00A17FF7"/>
    <w:rsid w:val="00A21227"/>
    <w:rsid w:val="00A2135C"/>
    <w:rsid w:val="00A21545"/>
    <w:rsid w:val="00A21972"/>
    <w:rsid w:val="00A26B2D"/>
    <w:rsid w:val="00A318BD"/>
    <w:rsid w:val="00A32267"/>
    <w:rsid w:val="00A32BA4"/>
    <w:rsid w:val="00A33ED4"/>
    <w:rsid w:val="00A37749"/>
    <w:rsid w:val="00A41463"/>
    <w:rsid w:val="00A4164D"/>
    <w:rsid w:val="00A44DC9"/>
    <w:rsid w:val="00A46748"/>
    <w:rsid w:val="00A46CBE"/>
    <w:rsid w:val="00A5043D"/>
    <w:rsid w:val="00A51849"/>
    <w:rsid w:val="00A52241"/>
    <w:rsid w:val="00A53908"/>
    <w:rsid w:val="00A53F5C"/>
    <w:rsid w:val="00A57584"/>
    <w:rsid w:val="00A65BE0"/>
    <w:rsid w:val="00A66A0F"/>
    <w:rsid w:val="00A70F95"/>
    <w:rsid w:val="00A72AB4"/>
    <w:rsid w:val="00A7514C"/>
    <w:rsid w:val="00A80867"/>
    <w:rsid w:val="00A8379C"/>
    <w:rsid w:val="00A843C4"/>
    <w:rsid w:val="00A86BD3"/>
    <w:rsid w:val="00A90EF5"/>
    <w:rsid w:val="00A911C7"/>
    <w:rsid w:val="00A91331"/>
    <w:rsid w:val="00A91DAE"/>
    <w:rsid w:val="00A928E0"/>
    <w:rsid w:val="00A9488A"/>
    <w:rsid w:val="00A94D69"/>
    <w:rsid w:val="00A977A0"/>
    <w:rsid w:val="00AA02DC"/>
    <w:rsid w:val="00AA0B01"/>
    <w:rsid w:val="00AA16E1"/>
    <w:rsid w:val="00AA2F05"/>
    <w:rsid w:val="00AA499F"/>
    <w:rsid w:val="00AB0326"/>
    <w:rsid w:val="00AB3636"/>
    <w:rsid w:val="00AB3673"/>
    <w:rsid w:val="00AB3770"/>
    <w:rsid w:val="00AB4545"/>
    <w:rsid w:val="00AB5622"/>
    <w:rsid w:val="00AB7A1C"/>
    <w:rsid w:val="00AC1328"/>
    <w:rsid w:val="00AC1AC4"/>
    <w:rsid w:val="00AC2349"/>
    <w:rsid w:val="00AC2E67"/>
    <w:rsid w:val="00AC3CA3"/>
    <w:rsid w:val="00AC4EDE"/>
    <w:rsid w:val="00AC616F"/>
    <w:rsid w:val="00AD0971"/>
    <w:rsid w:val="00AD09D6"/>
    <w:rsid w:val="00AE61B8"/>
    <w:rsid w:val="00AF24CF"/>
    <w:rsid w:val="00AF2AC4"/>
    <w:rsid w:val="00AF35E1"/>
    <w:rsid w:val="00AF76F1"/>
    <w:rsid w:val="00B015ED"/>
    <w:rsid w:val="00B025C9"/>
    <w:rsid w:val="00B02EF0"/>
    <w:rsid w:val="00B04A90"/>
    <w:rsid w:val="00B05F34"/>
    <w:rsid w:val="00B067A0"/>
    <w:rsid w:val="00B07EEE"/>
    <w:rsid w:val="00B1037B"/>
    <w:rsid w:val="00B107F8"/>
    <w:rsid w:val="00B14153"/>
    <w:rsid w:val="00B14FE0"/>
    <w:rsid w:val="00B156CF"/>
    <w:rsid w:val="00B16031"/>
    <w:rsid w:val="00B17581"/>
    <w:rsid w:val="00B25573"/>
    <w:rsid w:val="00B34412"/>
    <w:rsid w:val="00B41BFF"/>
    <w:rsid w:val="00B421DF"/>
    <w:rsid w:val="00B440AB"/>
    <w:rsid w:val="00B4656F"/>
    <w:rsid w:val="00B46FDB"/>
    <w:rsid w:val="00B47E16"/>
    <w:rsid w:val="00B6037A"/>
    <w:rsid w:val="00B603E1"/>
    <w:rsid w:val="00B6146D"/>
    <w:rsid w:val="00B622FF"/>
    <w:rsid w:val="00B639EB"/>
    <w:rsid w:val="00B65525"/>
    <w:rsid w:val="00B7425E"/>
    <w:rsid w:val="00B75B6B"/>
    <w:rsid w:val="00B77D64"/>
    <w:rsid w:val="00B83348"/>
    <w:rsid w:val="00B8417C"/>
    <w:rsid w:val="00B84E3E"/>
    <w:rsid w:val="00B9121A"/>
    <w:rsid w:val="00B9318B"/>
    <w:rsid w:val="00B94561"/>
    <w:rsid w:val="00BA073C"/>
    <w:rsid w:val="00BA1B09"/>
    <w:rsid w:val="00BA3ABE"/>
    <w:rsid w:val="00BA5074"/>
    <w:rsid w:val="00BA5BC9"/>
    <w:rsid w:val="00BB2A77"/>
    <w:rsid w:val="00BB3C90"/>
    <w:rsid w:val="00BB3DCA"/>
    <w:rsid w:val="00BB48F1"/>
    <w:rsid w:val="00BB711D"/>
    <w:rsid w:val="00BC16D7"/>
    <w:rsid w:val="00BC4086"/>
    <w:rsid w:val="00BC5D51"/>
    <w:rsid w:val="00BC7176"/>
    <w:rsid w:val="00BC7651"/>
    <w:rsid w:val="00BD2931"/>
    <w:rsid w:val="00BD7158"/>
    <w:rsid w:val="00BD751F"/>
    <w:rsid w:val="00BE2901"/>
    <w:rsid w:val="00BE3C9F"/>
    <w:rsid w:val="00BE5348"/>
    <w:rsid w:val="00BE60E1"/>
    <w:rsid w:val="00BF2135"/>
    <w:rsid w:val="00BF388D"/>
    <w:rsid w:val="00BF3F39"/>
    <w:rsid w:val="00BF5332"/>
    <w:rsid w:val="00BF6619"/>
    <w:rsid w:val="00BF690F"/>
    <w:rsid w:val="00C042C4"/>
    <w:rsid w:val="00C05925"/>
    <w:rsid w:val="00C06641"/>
    <w:rsid w:val="00C069E5"/>
    <w:rsid w:val="00C10684"/>
    <w:rsid w:val="00C10DCD"/>
    <w:rsid w:val="00C13F59"/>
    <w:rsid w:val="00C169E9"/>
    <w:rsid w:val="00C176E9"/>
    <w:rsid w:val="00C25C0A"/>
    <w:rsid w:val="00C26F4A"/>
    <w:rsid w:val="00C27351"/>
    <w:rsid w:val="00C30027"/>
    <w:rsid w:val="00C31004"/>
    <w:rsid w:val="00C32F69"/>
    <w:rsid w:val="00C35FA8"/>
    <w:rsid w:val="00C363B1"/>
    <w:rsid w:val="00C36650"/>
    <w:rsid w:val="00C40A00"/>
    <w:rsid w:val="00C41D06"/>
    <w:rsid w:val="00C441E0"/>
    <w:rsid w:val="00C45B4C"/>
    <w:rsid w:val="00C45CF9"/>
    <w:rsid w:val="00C46686"/>
    <w:rsid w:val="00C46927"/>
    <w:rsid w:val="00C55BFF"/>
    <w:rsid w:val="00C61849"/>
    <w:rsid w:val="00C63D7A"/>
    <w:rsid w:val="00C6556E"/>
    <w:rsid w:val="00C656A5"/>
    <w:rsid w:val="00C673D9"/>
    <w:rsid w:val="00C67C41"/>
    <w:rsid w:val="00C702F3"/>
    <w:rsid w:val="00C723B1"/>
    <w:rsid w:val="00C733E3"/>
    <w:rsid w:val="00C74A93"/>
    <w:rsid w:val="00C76084"/>
    <w:rsid w:val="00C810D5"/>
    <w:rsid w:val="00C816F2"/>
    <w:rsid w:val="00C8186E"/>
    <w:rsid w:val="00C82B5D"/>
    <w:rsid w:val="00C82D26"/>
    <w:rsid w:val="00C83CD9"/>
    <w:rsid w:val="00C84B58"/>
    <w:rsid w:val="00C875D7"/>
    <w:rsid w:val="00C91471"/>
    <w:rsid w:val="00C9277D"/>
    <w:rsid w:val="00C937D4"/>
    <w:rsid w:val="00C95BF4"/>
    <w:rsid w:val="00CA2C45"/>
    <w:rsid w:val="00CA5857"/>
    <w:rsid w:val="00CA6F62"/>
    <w:rsid w:val="00CA781E"/>
    <w:rsid w:val="00CB0DBB"/>
    <w:rsid w:val="00CB105D"/>
    <w:rsid w:val="00CB5584"/>
    <w:rsid w:val="00CB5B98"/>
    <w:rsid w:val="00CB5CE0"/>
    <w:rsid w:val="00CB65A2"/>
    <w:rsid w:val="00CB6F4C"/>
    <w:rsid w:val="00CB77B8"/>
    <w:rsid w:val="00CC0F6D"/>
    <w:rsid w:val="00CC26FB"/>
    <w:rsid w:val="00CC2BD8"/>
    <w:rsid w:val="00CC33C0"/>
    <w:rsid w:val="00CC389B"/>
    <w:rsid w:val="00CC4A2D"/>
    <w:rsid w:val="00CC6AF4"/>
    <w:rsid w:val="00CD1903"/>
    <w:rsid w:val="00CD2FAE"/>
    <w:rsid w:val="00CD3600"/>
    <w:rsid w:val="00CD43FA"/>
    <w:rsid w:val="00CD684D"/>
    <w:rsid w:val="00CE201A"/>
    <w:rsid w:val="00CE2DC7"/>
    <w:rsid w:val="00CE3313"/>
    <w:rsid w:val="00CE48A3"/>
    <w:rsid w:val="00CE5A29"/>
    <w:rsid w:val="00CE7EE1"/>
    <w:rsid w:val="00CF12FB"/>
    <w:rsid w:val="00CF2039"/>
    <w:rsid w:val="00CF34FE"/>
    <w:rsid w:val="00D10327"/>
    <w:rsid w:val="00D106C1"/>
    <w:rsid w:val="00D11C7E"/>
    <w:rsid w:val="00D15912"/>
    <w:rsid w:val="00D1674F"/>
    <w:rsid w:val="00D20081"/>
    <w:rsid w:val="00D20169"/>
    <w:rsid w:val="00D2095A"/>
    <w:rsid w:val="00D20EFB"/>
    <w:rsid w:val="00D226CA"/>
    <w:rsid w:val="00D25FEA"/>
    <w:rsid w:val="00D27E11"/>
    <w:rsid w:val="00D316C8"/>
    <w:rsid w:val="00D3235A"/>
    <w:rsid w:val="00D32A35"/>
    <w:rsid w:val="00D34A84"/>
    <w:rsid w:val="00D35A02"/>
    <w:rsid w:val="00D35B0A"/>
    <w:rsid w:val="00D35C29"/>
    <w:rsid w:val="00D37657"/>
    <w:rsid w:val="00D41EDE"/>
    <w:rsid w:val="00D42D27"/>
    <w:rsid w:val="00D4767E"/>
    <w:rsid w:val="00D552A2"/>
    <w:rsid w:val="00D57E33"/>
    <w:rsid w:val="00D621DD"/>
    <w:rsid w:val="00D631DC"/>
    <w:rsid w:val="00D636BA"/>
    <w:rsid w:val="00D6522C"/>
    <w:rsid w:val="00D66010"/>
    <w:rsid w:val="00D66F71"/>
    <w:rsid w:val="00D67B43"/>
    <w:rsid w:val="00D71481"/>
    <w:rsid w:val="00D71B94"/>
    <w:rsid w:val="00D7394C"/>
    <w:rsid w:val="00D772A9"/>
    <w:rsid w:val="00D80697"/>
    <w:rsid w:val="00D83505"/>
    <w:rsid w:val="00D845F3"/>
    <w:rsid w:val="00D85FF1"/>
    <w:rsid w:val="00D86199"/>
    <w:rsid w:val="00D94DA6"/>
    <w:rsid w:val="00D95654"/>
    <w:rsid w:val="00D96B0B"/>
    <w:rsid w:val="00D96E72"/>
    <w:rsid w:val="00DA59D2"/>
    <w:rsid w:val="00DA775E"/>
    <w:rsid w:val="00DB0876"/>
    <w:rsid w:val="00DB40BF"/>
    <w:rsid w:val="00DB42D9"/>
    <w:rsid w:val="00DB6318"/>
    <w:rsid w:val="00DC00FD"/>
    <w:rsid w:val="00DC01B0"/>
    <w:rsid w:val="00DC07D0"/>
    <w:rsid w:val="00DC3E02"/>
    <w:rsid w:val="00DC71ED"/>
    <w:rsid w:val="00DD219F"/>
    <w:rsid w:val="00DD2F3F"/>
    <w:rsid w:val="00DD51CD"/>
    <w:rsid w:val="00DD5727"/>
    <w:rsid w:val="00DE1E16"/>
    <w:rsid w:val="00DE1E5B"/>
    <w:rsid w:val="00DE616E"/>
    <w:rsid w:val="00DF3179"/>
    <w:rsid w:val="00E007D6"/>
    <w:rsid w:val="00E047F9"/>
    <w:rsid w:val="00E062AB"/>
    <w:rsid w:val="00E06431"/>
    <w:rsid w:val="00E072FE"/>
    <w:rsid w:val="00E11FAF"/>
    <w:rsid w:val="00E122E3"/>
    <w:rsid w:val="00E127C1"/>
    <w:rsid w:val="00E12F7C"/>
    <w:rsid w:val="00E13C4A"/>
    <w:rsid w:val="00E13E1D"/>
    <w:rsid w:val="00E1460F"/>
    <w:rsid w:val="00E1547B"/>
    <w:rsid w:val="00E20527"/>
    <w:rsid w:val="00E20F77"/>
    <w:rsid w:val="00E21012"/>
    <w:rsid w:val="00E25704"/>
    <w:rsid w:val="00E25EB2"/>
    <w:rsid w:val="00E27F9B"/>
    <w:rsid w:val="00E34A8E"/>
    <w:rsid w:val="00E35BB3"/>
    <w:rsid w:val="00E431F0"/>
    <w:rsid w:val="00E432D2"/>
    <w:rsid w:val="00E44700"/>
    <w:rsid w:val="00E45839"/>
    <w:rsid w:val="00E45EA3"/>
    <w:rsid w:val="00E47382"/>
    <w:rsid w:val="00E47B88"/>
    <w:rsid w:val="00E508CC"/>
    <w:rsid w:val="00E516A4"/>
    <w:rsid w:val="00E55B04"/>
    <w:rsid w:val="00E55C9A"/>
    <w:rsid w:val="00E57C99"/>
    <w:rsid w:val="00E60835"/>
    <w:rsid w:val="00E62C9E"/>
    <w:rsid w:val="00E65793"/>
    <w:rsid w:val="00E663FF"/>
    <w:rsid w:val="00E7006F"/>
    <w:rsid w:val="00E70C27"/>
    <w:rsid w:val="00E751D6"/>
    <w:rsid w:val="00E8096D"/>
    <w:rsid w:val="00E839A1"/>
    <w:rsid w:val="00E84FBC"/>
    <w:rsid w:val="00E86892"/>
    <w:rsid w:val="00E9091B"/>
    <w:rsid w:val="00E919E5"/>
    <w:rsid w:val="00E94350"/>
    <w:rsid w:val="00E95F94"/>
    <w:rsid w:val="00EA02A1"/>
    <w:rsid w:val="00EA17BF"/>
    <w:rsid w:val="00EA2BA9"/>
    <w:rsid w:val="00EA3442"/>
    <w:rsid w:val="00EA3BC2"/>
    <w:rsid w:val="00EA4E44"/>
    <w:rsid w:val="00EA5735"/>
    <w:rsid w:val="00EA61F3"/>
    <w:rsid w:val="00EA63BE"/>
    <w:rsid w:val="00EA6CA7"/>
    <w:rsid w:val="00EB104E"/>
    <w:rsid w:val="00EB35BE"/>
    <w:rsid w:val="00EB3654"/>
    <w:rsid w:val="00EB6B7A"/>
    <w:rsid w:val="00EB77DC"/>
    <w:rsid w:val="00EB78E8"/>
    <w:rsid w:val="00EC0E40"/>
    <w:rsid w:val="00EC141A"/>
    <w:rsid w:val="00EC167F"/>
    <w:rsid w:val="00EC49DC"/>
    <w:rsid w:val="00ED0AC3"/>
    <w:rsid w:val="00ED1B01"/>
    <w:rsid w:val="00ED2018"/>
    <w:rsid w:val="00ED63B6"/>
    <w:rsid w:val="00EE00CE"/>
    <w:rsid w:val="00EE06F8"/>
    <w:rsid w:val="00EE2027"/>
    <w:rsid w:val="00EE2AF3"/>
    <w:rsid w:val="00EE38DB"/>
    <w:rsid w:val="00EE51C1"/>
    <w:rsid w:val="00EE7B6C"/>
    <w:rsid w:val="00EF750B"/>
    <w:rsid w:val="00F0023A"/>
    <w:rsid w:val="00F02662"/>
    <w:rsid w:val="00F04B79"/>
    <w:rsid w:val="00F13990"/>
    <w:rsid w:val="00F14227"/>
    <w:rsid w:val="00F171A5"/>
    <w:rsid w:val="00F1775A"/>
    <w:rsid w:val="00F17EEA"/>
    <w:rsid w:val="00F2137A"/>
    <w:rsid w:val="00F26DA6"/>
    <w:rsid w:val="00F3010D"/>
    <w:rsid w:val="00F305F0"/>
    <w:rsid w:val="00F315E8"/>
    <w:rsid w:val="00F319BB"/>
    <w:rsid w:val="00F354D9"/>
    <w:rsid w:val="00F35D02"/>
    <w:rsid w:val="00F3602D"/>
    <w:rsid w:val="00F42199"/>
    <w:rsid w:val="00F425E5"/>
    <w:rsid w:val="00F44EE5"/>
    <w:rsid w:val="00F452AC"/>
    <w:rsid w:val="00F5086D"/>
    <w:rsid w:val="00F512B0"/>
    <w:rsid w:val="00F51929"/>
    <w:rsid w:val="00F53D18"/>
    <w:rsid w:val="00F54181"/>
    <w:rsid w:val="00F560AB"/>
    <w:rsid w:val="00F56854"/>
    <w:rsid w:val="00F60D56"/>
    <w:rsid w:val="00F62042"/>
    <w:rsid w:val="00F64024"/>
    <w:rsid w:val="00F64590"/>
    <w:rsid w:val="00F672A6"/>
    <w:rsid w:val="00F72086"/>
    <w:rsid w:val="00F72EB7"/>
    <w:rsid w:val="00F733D4"/>
    <w:rsid w:val="00F77E1F"/>
    <w:rsid w:val="00F81D2B"/>
    <w:rsid w:val="00F837A8"/>
    <w:rsid w:val="00F947A3"/>
    <w:rsid w:val="00F9732A"/>
    <w:rsid w:val="00FA0347"/>
    <w:rsid w:val="00FA4EC0"/>
    <w:rsid w:val="00FA5629"/>
    <w:rsid w:val="00FA57CA"/>
    <w:rsid w:val="00FA5C66"/>
    <w:rsid w:val="00FA7562"/>
    <w:rsid w:val="00FB00FA"/>
    <w:rsid w:val="00FB10B6"/>
    <w:rsid w:val="00FB1468"/>
    <w:rsid w:val="00FB5141"/>
    <w:rsid w:val="00FB56D9"/>
    <w:rsid w:val="00FB7115"/>
    <w:rsid w:val="00FB79C8"/>
    <w:rsid w:val="00FB7B41"/>
    <w:rsid w:val="00FC3770"/>
    <w:rsid w:val="00FC3D1A"/>
    <w:rsid w:val="00FC42FA"/>
    <w:rsid w:val="00FC4B4B"/>
    <w:rsid w:val="00FC5B2C"/>
    <w:rsid w:val="00FC78EB"/>
    <w:rsid w:val="00FC7A3F"/>
    <w:rsid w:val="00FD0780"/>
    <w:rsid w:val="00FD2E37"/>
    <w:rsid w:val="00FD41C0"/>
    <w:rsid w:val="00FD50CC"/>
    <w:rsid w:val="00FD5F57"/>
    <w:rsid w:val="00FD6E2F"/>
    <w:rsid w:val="00FE00E8"/>
    <w:rsid w:val="00FE0F02"/>
    <w:rsid w:val="00FE2828"/>
    <w:rsid w:val="00FE32C8"/>
    <w:rsid w:val="00FE7057"/>
    <w:rsid w:val="00FF3E18"/>
    <w:rsid w:val="00FF5A2C"/>
    <w:rsid w:val="00FF607A"/>
    <w:rsid w:val="00FF759E"/>
    <w:rsid w:val="00FF7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CDA7"/>
  <w15:chartTrackingRefBased/>
  <w15:docId w15:val="{E61CBAD2-4ACC-E545-A48D-278BDAC52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68"/>
    <w:rPr>
      <w:color w:val="0000FF"/>
      <w:u w:val="single"/>
    </w:rPr>
  </w:style>
  <w:style w:type="character" w:styleId="CommentReference">
    <w:name w:val="annotation reference"/>
    <w:basedOn w:val="DefaultParagraphFont"/>
    <w:uiPriority w:val="99"/>
    <w:semiHidden/>
    <w:unhideWhenUsed/>
    <w:rsid w:val="00407A5B"/>
    <w:rPr>
      <w:sz w:val="16"/>
      <w:szCs w:val="16"/>
    </w:rPr>
  </w:style>
  <w:style w:type="paragraph" w:styleId="CommentText">
    <w:name w:val="annotation text"/>
    <w:basedOn w:val="Normal"/>
    <w:link w:val="CommentTextChar"/>
    <w:uiPriority w:val="99"/>
    <w:unhideWhenUsed/>
    <w:rsid w:val="00407A5B"/>
    <w:pPr>
      <w:spacing w:line="240" w:lineRule="auto"/>
    </w:pPr>
    <w:rPr>
      <w:sz w:val="20"/>
      <w:szCs w:val="20"/>
    </w:rPr>
  </w:style>
  <w:style w:type="character" w:customStyle="1" w:styleId="CommentTextChar">
    <w:name w:val="Comment Text Char"/>
    <w:basedOn w:val="DefaultParagraphFont"/>
    <w:link w:val="CommentText"/>
    <w:uiPriority w:val="99"/>
    <w:rsid w:val="00407A5B"/>
    <w:rPr>
      <w:sz w:val="20"/>
      <w:szCs w:val="20"/>
    </w:rPr>
  </w:style>
  <w:style w:type="paragraph" w:styleId="CommentSubject">
    <w:name w:val="annotation subject"/>
    <w:basedOn w:val="CommentText"/>
    <w:next w:val="CommentText"/>
    <w:link w:val="CommentSubjectChar"/>
    <w:uiPriority w:val="99"/>
    <w:semiHidden/>
    <w:unhideWhenUsed/>
    <w:rsid w:val="00407A5B"/>
    <w:rPr>
      <w:b/>
      <w:bCs/>
    </w:rPr>
  </w:style>
  <w:style w:type="character" w:customStyle="1" w:styleId="CommentSubjectChar">
    <w:name w:val="Comment Subject Char"/>
    <w:basedOn w:val="CommentTextChar"/>
    <w:link w:val="CommentSubject"/>
    <w:uiPriority w:val="99"/>
    <w:semiHidden/>
    <w:rsid w:val="00407A5B"/>
    <w:rPr>
      <w:b/>
      <w:bCs/>
      <w:sz w:val="20"/>
      <w:szCs w:val="20"/>
    </w:rPr>
  </w:style>
  <w:style w:type="paragraph" w:styleId="BalloonText">
    <w:name w:val="Balloon Text"/>
    <w:basedOn w:val="Normal"/>
    <w:link w:val="BalloonTextChar"/>
    <w:uiPriority w:val="99"/>
    <w:semiHidden/>
    <w:unhideWhenUsed/>
    <w:rsid w:val="00407A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7A5B"/>
    <w:rPr>
      <w:rFonts w:ascii="Times New Roman" w:hAnsi="Times New Roman" w:cs="Times New Roman"/>
      <w:sz w:val="18"/>
      <w:szCs w:val="18"/>
    </w:rPr>
  </w:style>
  <w:style w:type="paragraph" w:styleId="Revision">
    <w:name w:val="Revision"/>
    <w:hidden/>
    <w:uiPriority w:val="99"/>
    <w:semiHidden/>
    <w:rsid w:val="00AA499F"/>
    <w:pPr>
      <w:spacing w:after="0" w:line="240" w:lineRule="auto"/>
    </w:pPr>
  </w:style>
  <w:style w:type="character" w:styleId="PlaceholderText">
    <w:name w:val="Placeholder Text"/>
    <w:basedOn w:val="DefaultParagraphFont"/>
    <w:uiPriority w:val="99"/>
    <w:semiHidden/>
    <w:rsid w:val="006D2C8F"/>
    <w:rPr>
      <w:color w:val="808080"/>
    </w:rPr>
  </w:style>
  <w:style w:type="character" w:styleId="FollowedHyperlink">
    <w:name w:val="FollowedHyperlink"/>
    <w:basedOn w:val="DefaultParagraphFont"/>
    <w:uiPriority w:val="99"/>
    <w:semiHidden/>
    <w:unhideWhenUsed/>
    <w:rsid w:val="00B14FE0"/>
    <w:rPr>
      <w:color w:val="954F72" w:themeColor="followedHyperlink"/>
      <w:u w:val="single"/>
    </w:rPr>
  </w:style>
  <w:style w:type="character" w:customStyle="1" w:styleId="UnresolvedMention1">
    <w:name w:val="Unresolved Mention1"/>
    <w:basedOn w:val="DefaultParagraphFont"/>
    <w:uiPriority w:val="99"/>
    <w:semiHidden/>
    <w:unhideWhenUsed/>
    <w:rsid w:val="00B14FE0"/>
    <w:rPr>
      <w:color w:val="605E5C"/>
      <w:shd w:val="clear" w:color="auto" w:fill="E1DFDD"/>
    </w:rPr>
  </w:style>
  <w:style w:type="character" w:customStyle="1" w:styleId="UnresolvedMention2">
    <w:name w:val="Unresolved Mention2"/>
    <w:basedOn w:val="DefaultParagraphFont"/>
    <w:uiPriority w:val="99"/>
    <w:semiHidden/>
    <w:unhideWhenUsed/>
    <w:rsid w:val="00CE5A29"/>
    <w:rPr>
      <w:color w:val="605E5C"/>
      <w:shd w:val="clear" w:color="auto" w:fill="E1DFDD"/>
    </w:rPr>
  </w:style>
  <w:style w:type="paragraph" w:styleId="ListParagraph">
    <w:name w:val="List Paragraph"/>
    <w:basedOn w:val="Normal"/>
    <w:uiPriority w:val="34"/>
    <w:qFormat/>
    <w:rsid w:val="00DD2F3F"/>
    <w:pPr>
      <w:ind w:left="720"/>
      <w:contextualSpacing/>
    </w:pPr>
  </w:style>
  <w:style w:type="paragraph" w:styleId="PlainText">
    <w:name w:val="Plain Text"/>
    <w:basedOn w:val="Normal"/>
    <w:link w:val="PlainTextChar"/>
    <w:uiPriority w:val="99"/>
    <w:unhideWhenUsed/>
    <w:rsid w:val="00EB104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B104E"/>
    <w:rPr>
      <w:rFonts w:ascii="Consolas" w:hAnsi="Consolas" w:cs="Consolas"/>
      <w:sz w:val="21"/>
      <w:szCs w:val="21"/>
    </w:rPr>
  </w:style>
  <w:style w:type="paragraph" w:styleId="NormalWeb">
    <w:name w:val="Normal (Web)"/>
    <w:basedOn w:val="Normal"/>
    <w:uiPriority w:val="99"/>
    <w:semiHidden/>
    <w:unhideWhenUsed/>
    <w:rsid w:val="001F00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3">
    <w:name w:val="Unresolved Mention3"/>
    <w:basedOn w:val="DefaultParagraphFont"/>
    <w:uiPriority w:val="99"/>
    <w:semiHidden/>
    <w:unhideWhenUsed/>
    <w:rsid w:val="003A2B53"/>
    <w:rPr>
      <w:color w:val="605E5C"/>
      <w:shd w:val="clear" w:color="auto" w:fill="E1DFDD"/>
    </w:rPr>
  </w:style>
  <w:style w:type="paragraph" w:customStyle="1" w:styleId="EndNoteBibliographyTitle">
    <w:name w:val="EndNote Bibliography Title"/>
    <w:basedOn w:val="Normal"/>
    <w:link w:val="EndNoteBibliographyTitleChar"/>
    <w:rsid w:val="00653646"/>
    <w:pPr>
      <w:spacing w:after="0"/>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653646"/>
    <w:rPr>
      <w:rFonts w:ascii="Calibri" w:hAnsi="Calibri" w:cs="Calibri"/>
      <w:lang w:val="en-US"/>
    </w:rPr>
  </w:style>
  <w:style w:type="paragraph" w:customStyle="1" w:styleId="EndNoteBibliography">
    <w:name w:val="EndNote Bibliography"/>
    <w:basedOn w:val="Normal"/>
    <w:link w:val="EndNoteBibliographyChar"/>
    <w:rsid w:val="00653646"/>
    <w:pPr>
      <w:spacing w:line="240" w:lineRule="auto"/>
      <w:jc w:val="center"/>
    </w:pPr>
    <w:rPr>
      <w:rFonts w:ascii="Calibri" w:hAnsi="Calibri" w:cs="Calibri"/>
      <w:lang w:val="en-US"/>
    </w:rPr>
  </w:style>
  <w:style w:type="character" w:customStyle="1" w:styleId="EndNoteBibliographyChar">
    <w:name w:val="EndNote Bibliography Char"/>
    <w:basedOn w:val="DefaultParagraphFont"/>
    <w:link w:val="EndNoteBibliography"/>
    <w:rsid w:val="00653646"/>
    <w:rPr>
      <w:rFonts w:ascii="Calibri" w:hAnsi="Calibri" w:cs="Calibri"/>
      <w:lang w:val="en-US"/>
    </w:rPr>
  </w:style>
  <w:style w:type="character" w:customStyle="1" w:styleId="UnresolvedMention4">
    <w:name w:val="Unresolved Mention4"/>
    <w:basedOn w:val="DefaultParagraphFont"/>
    <w:uiPriority w:val="99"/>
    <w:semiHidden/>
    <w:unhideWhenUsed/>
    <w:rsid w:val="00D2095A"/>
    <w:rPr>
      <w:color w:val="605E5C"/>
      <w:shd w:val="clear" w:color="auto" w:fill="E1DFDD"/>
    </w:rPr>
  </w:style>
  <w:style w:type="character" w:styleId="LineNumber">
    <w:name w:val="line number"/>
    <w:basedOn w:val="DefaultParagraphFont"/>
    <w:uiPriority w:val="99"/>
    <w:semiHidden/>
    <w:unhideWhenUsed/>
    <w:rsid w:val="000466AA"/>
  </w:style>
  <w:style w:type="character" w:customStyle="1" w:styleId="UnresolvedMention5">
    <w:name w:val="Unresolved Mention5"/>
    <w:basedOn w:val="DefaultParagraphFont"/>
    <w:uiPriority w:val="99"/>
    <w:semiHidden/>
    <w:unhideWhenUsed/>
    <w:rsid w:val="00D32A35"/>
    <w:rPr>
      <w:color w:val="605E5C"/>
      <w:shd w:val="clear" w:color="auto" w:fill="E1DFDD"/>
    </w:rPr>
  </w:style>
  <w:style w:type="character" w:customStyle="1" w:styleId="UnresolvedMention6">
    <w:name w:val="Unresolved Mention6"/>
    <w:basedOn w:val="DefaultParagraphFont"/>
    <w:uiPriority w:val="99"/>
    <w:semiHidden/>
    <w:unhideWhenUsed/>
    <w:rsid w:val="009423E9"/>
    <w:rPr>
      <w:color w:val="605E5C"/>
      <w:shd w:val="clear" w:color="auto" w:fill="E1DFDD"/>
    </w:rPr>
  </w:style>
  <w:style w:type="character" w:customStyle="1" w:styleId="UnresolvedMention7">
    <w:name w:val="Unresolved Mention7"/>
    <w:basedOn w:val="DefaultParagraphFont"/>
    <w:uiPriority w:val="99"/>
    <w:semiHidden/>
    <w:unhideWhenUsed/>
    <w:rsid w:val="00CB0DBB"/>
    <w:rPr>
      <w:color w:val="605E5C"/>
      <w:shd w:val="clear" w:color="auto" w:fill="E1DFDD"/>
    </w:rPr>
  </w:style>
  <w:style w:type="character" w:customStyle="1" w:styleId="UnresolvedMention8">
    <w:name w:val="Unresolved Mention8"/>
    <w:basedOn w:val="DefaultParagraphFont"/>
    <w:uiPriority w:val="99"/>
    <w:semiHidden/>
    <w:unhideWhenUsed/>
    <w:rsid w:val="008A2A62"/>
    <w:rPr>
      <w:color w:val="605E5C"/>
      <w:shd w:val="clear" w:color="auto" w:fill="E1DFDD"/>
    </w:rPr>
  </w:style>
  <w:style w:type="character" w:styleId="UnresolvedMention">
    <w:name w:val="Unresolved Mention"/>
    <w:basedOn w:val="DefaultParagraphFont"/>
    <w:uiPriority w:val="99"/>
    <w:semiHidden/>
    <w:unhideWhenUsed/>
    <w:rsid w:val="00456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6943">
      <w:bodyDiv w:val="1"/>
      <w:marLeft w:val="0"/>
      <w:marRight w:val="0"/>
      <w:marTop w:val="0"/>
      <w:marBottom w:val="0"/>
      <w:divBdr>
        <w:top w:val="none" w:sz="0" w:space="0" w:color="auto"/>
        <w:left w:val="none" w:sz="0" w:space="0" w:color="auto"/>
        <w:bottom w:val="none" w:sz="0" w:space="0" w:color="auto"/>
        <w:right w:val="none" w:sz="0" w:space="0" w:color="auto"/>
      </w:divBdr>
    </w:div>
    <w:div w:id="101191167">
      <w:bodyDiv w:val="1"/>
      <w:marLeft w:val="0"/>
      <w:marRight w:val="0"/>
      <w:marTop w:val="0"/>
      <w:marBottom w:val="0"/>
      <w:divBdr>
        <w:top w:val="none" w:sz="0" w:space="0" w:color="auto"/>
        <w:left w:val="none" w:sz="0" w:space="0" w:color="auto"/>
        <w:bottom w:val="none" w:sz="0" w:space="0" w:color="auto"/>
        <w:right w:val="none" w:sz="0" w:space="0" w:color="auto"/>
      </w:divBdr>
    </w:div>
    <w:div w:id="106195740">
      <w:bodyDiv w:val="1"/>
      <w:marLeft w:val="0"/>
      <w:marRight w:val="0"/>
      <w:marTop w:val="0"/>
      <w:marBottom w:val="0"/>
      <w:divBdr>
        <w:top w:val="none" w:sz="0" w:space="0" w:color="auto"/>
        <w:left w:val="none" w:sz="0" w:space="0" w:color="auto"/>
        <w:bottom w:val="none" w:sz="0" w:space="0" w:color="auto"/>
        <w:right w:val="none" w:sz="0" w:space="0" w:color="auto"/>
      </w:divBdr>
    </w:div>
    <w:div w:id="189340936">
      <w:bodyDiv w:val="1"/>
      <w:marLeft w:val="0"/>
      <w:marRight w:val="0"/>
      <w:marTop w:val="0"/>
      <w:marBottom w:val="0"/>
      <w:divBdr>
        <w:top w:val="none" w:sz="0" w:space="0" w:color="auto"/>
        <w:left w:val="none" w:sz="0" w:space="0" w:color="auto"/>
        <w:bottom w:val="none" w:sz="0" w:space="0" w:color="auto"/>
        <w:right w:val="none" w:sz="0" w:space="0" w:color="auto"/>
      </w:divBdr>
    </w:div>
    <w:div w:id="217908101">
      <w:bodyDiv w:val="1"/>
      <w:marLeft w:val="0"/>
      <w:marRight w:val="0"/>
      <w:marTop w:val="0"/>
      <w:marBottom w:val="0"/>
      <w:divBdr>
        <w:top w:val="none" w:sz="0" w:space="0" w:color="auto"/>
        <w:left w:val="none" w:sz="0" w:space="0" w:color="auto"/>
        <w:bottom w:val="none" w:sz="0" w:space="0" w:color="auto"/>
        <w:right w:val="none" w:sz="0" w:space="0" w:color="auto"/>
      </w:divBdr>
    </w:div>
    <w:div w:id="219831710">
      <w:bodyDiv w:val="1"/>
      <w:marLeft w:val="0"/>
      <w:marRight w:val="0"/>
      <w:marTop w:val="0"/>
      <w:marBottom w:val="0"/>
      <w:divBdr>
        <w:top w:val="none" w:sz="0" w:space="0" w:color="auto"/>
        <w:left w:val="none" w:sz="0" w:space="0" w:color="auto"/>
        <w:bottom w:val="none" w:sz="0" w:space="0" w:color="auto"/>
        <w:right w:val="none" w:sz="0" w:space="0" w:color="auto"/>
      </w:divBdr>
    </w:div>
    <w:div w:id="280960182">
      <w:bodyDiv w:val="1"/>
      <w:marLeft w:val="0"/>
      <w:marRight w:val="0"/>
      <w:marTop w:val="0"/>
      <w:marBottom w:val="0"/>
      <w:divBdr>
        <w:top w:val="none" w:sz="0" w:space="0" w:color="auto"/>
        <w:left w:val="none" w:sz="0" w:space="0" w:color="auto"/>
        <w:bottom w:val="none" w:sz="0" w:space="0" w:color="auto"/>
        <w:right w:val="none" w:sz="0" w:space="0" w:color="auto"/>
      </w:divBdr>
    </w:div>
    <w:div w:id="336080468">
      <w:bodyDiv w:val="1"/>
      <w:marLeft w:val="0"/>
      <w:marRight w:val="0"/>
      <w:marTop w:val="0"/>
      <w:marBottom w:val="0"/>
      <w:divBdr>
        <w:top w:val="none" w:sz="0" w:space="0" w:color="auto"/>
        <w:left w:val="none" w:sz="0" w:space="0" w:color="auto"/>
        <w:bottom w:val="none" w:sz="0" w:space="0" w:color="auto"/>
        <w:right w:val="none" w:sz="0" w:space="0" w:color="auto"/>
      </w:divBdr>
    </w:div>
    <w:div w:id="386152223">
      <w:bodyDiv w:val="1"/>
      <w:marLeft w:val="0"/>
      <w:marRight w:val="0"/>
      <w:marTop w:val="0"/>
      <w:marBottom w:val="0"/>
      <w:divBdr>
        <w:top w:val="none" w:sz="0" w:space="0" w:color="auto"/>
        <w:left w:val="none" w:sz="0" w:space="0" w:color="auto"/>
        <w:bottom w:val="none" w:sz="0" w:space="0" w:color="auto"/>
        <w:right w:val="none" w:sz="0" w:space="0" w:color="auto"/>
      </w:divBdr>
    </w:div>
    <w:div w:id="445000711">
      <w:bodyDiv w:val="1"/>
      <w:marLeft w:val="0"/>
      <w:marRight w:val="0"/>
      <w:marTop w:val="0"/>
      <w:marBottom w:val="0"/>
      <w:divBdr>
        <w:top w:val="none" w:sz="0" w:space="0" w:color="auto"/>
        <w:left w:val="none" w:sz="0" w:space="0" w:color="auto"/>
        <w:bottom w:val="none" w:sz="0" w:space="0" w:color="auto"/>
        <w:right w:val="none" w:sz="0" w:space="0" w:color="auto"/>
      </w:divBdr>
    </w:div>
    <w:div w:id="449592621">
      <w:bodyDiv w:val="1"/>
      <w:marLeft w:val="0"/>
      <w:marRight w:val="0"/>
      <w:marTop w:val="0"/>
      <w:marBottom w:val="0"/>
      <w:divBdr>
        <w:top w:val="none" w:sz="0" w:space="0" w:color="auto"/>
        <w:left w:val="none" w:sz="0" w:space="0" w:color="auto"/>
        <w:bottom w:val="none" w:sz="0" w:space="0" w:color="auto"/>
        <w:right w:val="none" w:sz="0" w:space="0" w:color="auto"/>
      </w:divBdr>
    </w:div>
    <w:div w:id="670714622">
      <w:bodyDiv w:val="1"/>
      <w:marLeft w:val="0"/>
      <w:marRight w:val="0"/>
      <w:marTop w:val="0"/>
      <w:marBottom w:val="0"/>
      <w:divBdr>
        <w:top w:val="none" w:sz="0" w:space="0" w:color="auto"/>
        <w:left w:val="none" w:sz="0" w:space="0" w:color="auto"/>
        <w:bottom w:val="none" w:sz="0" w:space="0" w:color="auto"/>
        <w:right w:val="none" w:sz="0" w:space="0" w:color="auto"/>
      </w:divBdr>
    </w:div>
    <w:div w:id="761146503">
      <w:bodyDiv w:val="1"/>
      <w:marLeft w:val="0"/>
      <w:marRight w:val="0"/>
      <w:marTop w:val="0"/>
      <w:marBottom w:val="0"/>
      <w:divBdr>
        <w:top w:val="none" w:sz="0" w:space="0" w:color="auto"/>
        <w:left w:val="none" w:sz="0" w:space="0" w:color="auto"/>
        <w:bottom w:val="none" w:sz="0" w:space="0" w:color="auto"/>
        <w:right w:val="none" w:sz="0" w:space="0" w:color="auto"/>
      </w:divBdr>
    </w:div>
    <w:div w:id="780026310">
      <w:bodyDiv w:val="1"/>
      <w:marLeft w:val="0"/>
      <w:marRight w:val="0"/>
      <w:marTop w:val="0"/>
      <w:marBottom w:val="0"/>
      <w:divBdr>
        <w:top w:val="none" w:sz="0" w:space="0" w:color="auto"/>
        <w:left w:val="none" w:sz="0" w:space="0" w:color="auto"/>
        <w:bottom w:val="none" w:sz="0" w:space="0" w:color="auto"/>
        <w:right w:val="none" w:sz="0" w:space="0" w:color="auto"/>
      </w:divBdr>
    </w:div>
    <w:div w:id="1054353742">
      <w:bodyDiv w:val="1"/>
      <w:marLeft w:val="0"/>
      <w:marRight w:val="0"/>
      <w:marTop w:val="0"/>
      <w:marBottom w:val="0"/>
      <w:divBdr>
        <w:top w:val="none" w:sz="0" w:space="0" w:color="auto"/>
        <w:left w:val="none" w:sz="0" w:space="0" w:color="auto"/>
        <w:bottom w:val="none" w:sz="0" w:space="0" w:color="auto"/>
        <w:right w:val="none" w:sz="0" w:space="0" w:color="auto"/>
      </w:divBdr>
    </w:div>
    <w:div w:id="1091703713">
      <w:bodyDiv w:val="1"/>
      <w:marLeft w:val="0"/>
      <w:marRight w:val="0"/>
      <w:marTop w:val="0"/>
      <w:marBottom w:val="0"/>
      <w:divBdr>
        <w:top w:val="none" w:sz="0" w:space="0" w:color="auto"/>
        <w:left w:val="none" w:sz="0" w:space="0" w:color="auto"/>
        <w:bottom w:val="none" w:sz="0" w:space="0" w:color="auto"/>
        <w:right w:val="none" w:sz="0" w:space="0" w:color="auto"/>
      </w:divBdr>
    </w:div>
    <w:div w:id="1124956403">
      <w:bodyDiv w:val="1"/>
      <w:marLeft w:val="0"/>
      <w:marRight w:val="0"/>
      <w:marTop w:val="0"/>
      <w:marBottom w:val="0"/>
      <w:divBdr>
        <w:top w:val="none" w:sz="0" w:space="0" w:color="auto"/>
        <w:left w:val="none" w:sz="0" w:space="0" w:color="auto"/>
        <w:bottom w:val="none" w:sz="0" w:space="0" w:color="auto"/>
        <w:right w:val="none" w:sz="0" w:space="0" w:color="auto"/>
      </w:divBdr>
    </w:div>
    <w:div w:id="1228153717">
      <w:bodyDiv w:val="1"/>
      <w:marLeft w:val="0"/>
      <w:marRight w:val="0"/>
      <w:marTop w:val="0"/>
      <w:marBottom w:val="0"/>
      <w:divBdr>
        <w:top w:val="none" w:sz="0" w:space="0" w:color="auto"/>
        <w:left w:val="none" w:sz="0" w:space="0" w:color="auto"/>
        <w:bottom w:val="none" w:sz="0" w:space="0" w:color="auto"/>
        <w:right w:val="none" w:sz="0" w:space="0" w:color="auto"/>
      </w:divBdr>
    </w:div>
    <w:div w:id="1491209718">
      <w:bodyDiv w:val="1"/>
      <w:marLeft w:val="0"/>
      <w:marRight w:val="0"/>
      <w:marTop w:val="0"/>
      <w:marBottom w:val="0"/>
      <w:divBdr>
        <w:top w:val="none" w:sz="0" w:space="0" w:color="auto"/>
        <w:left w:val="none" w:sz="0" w:space="0" w:color="auto"/>
        <w:bottom w:val="none" w:sz="0" w:space="0" w:color="auto"/>
        <w:right w:val="none" w:sz="0" w:space="0" w:color="auto"/>
      </w:divBdr>
    </w:div>
    <w:div w:id="1520392901">
      <w:bodyDiv w:val="1"/>
      <w:marLeft w:val="0"/>
      <w:marRight w:val="0"/>
      <w:marTop w:val="0"/>
      <w:marBottom w:val="0"/>
      <w:divBdr>
        <w:top w:val="none" w:sz="0" w:space="0" w:color="auto"/>
        <w:left w:val="none" w:sz="0" w:space="0" w:color="auto"/>
        <w:bottom w:val="none" w:sz="0" w:space="0" w:color="auto"/>
        <w:right w:val="none" w:sz="0" w:space="0" w:color="auto"/>
      </w:divBdr>
    </w:div>
    <w:div w:id="1520925709">
      <w:bodyDiv w:val="1"/>
      <w:marLeft w:val="0"/>
      <w:marRight w:val="0"/>
      <w:marTop w:val="0"/>
      <w:marBottom w:val="0"/>
      <w:divBdr>
        <w:top w:val="none" w:sz="0" w:space="0" w:color="auto"/>
        <w:left w:val="none" w:sz="0" w:space="0" w:color="auto"/>
        <w:bottom w:val="none" w:sz="0" w:space="0" w:color="auto"/>
        <w:right w:val="none" w:sz="0" w:space="0" w:color="auto"/>
      </w:divBdr>
    </w:div>
    <w:div w:id="1527062431">
      <w:bodyDiv w:val="1"/>
      <w:marLeft w:val="0"/>
      <w:marRight w:val="0"/>
      <w:marTop w:val="0"/>
      <w:marBottom w:val="0"/>
      <w:divBdr>
        <w:top w:val="none" w:sz="0" w:space="0" w:color="auto"/>
        <w:left w:val="none" w:sz="0" w:space="0" w:color="auto"/>
        <w:bottom w:val="none" w:sz="0" w:space="0" w:color="auto"/>
        <w:right w:val="none" w:sz="0" w:space="0" w:color="auto"/>
      </w:divBdr>
    </w:div>
    <w:div w:id="1731804834">
      <w:bodyDiv w:val="1"/>
      <w:marLeft w:val="0"/>
      <w:marRight w:val="0"/>
      <w:marTop w:val="0"/>
      <w:marBottom w:val="0"/>
      <w:divBdr>
        <w:top w:val="none" w:sz="0" w:space="0" w:color="auto"/>
        <w:left w:val="none" w:sz="0" w:space="0" w:color="auto"/>
        <w:bottom w:val="none" w:sz="0" w:space="0" w:color="auto"/>
        <w:right w:val="none" w:sz="0" w:space="0" w:color="auto"/>
      </w:divBdr>
    </w:div>
    <w:div w:id="1754737746">
      <w:bodyDiv w:val="1"/>
      <w:marLeft w:val="0"/>
      <w:marRight w:val="0"/>
      <w:marTop w:val="0"/>
      <w:marBottom w:val="0"/>
      <w:divBdr>
        <w:top w:val="none" w:sz="0" w:space="0" w:color="auto"/>
        <w:left w:val="none" w:sz="0" w:space="0" w:color="auto"/>
        <w:bottom w:val="none" w:sz="0" w:space="0" w:color="auto"/>
        <w:right w:val="none" w:sz="0" w:space="0" w:color="auto"/>
      </w:divBdr>
    </w:div>
    <w:div w:id="1895853462">
      <w:bodyDiv w:val="1"/>
      <w:marLeft w:val="0"/>
      <w:marRight w:val="0"/>
      <w:marTop w:val="0"/>
      <w:marBottom w:val="0"/>
      <w:divBdr>
        <w:top w:val="none" w:sz="0" w:space="0" w:color="auto"/>
        <w:left w:val="none" w:sz="0" w:space="0" w:color="auto"/>
        <w:bottom w:val="none" w:sz="0" w:space="0" w:color="auto"/>
        <w:right w:val="none" w:sz="0" w:space="0" w:color="auto"/>
      </w:divBdr>
    </w:div>
    <w:div w:id="1930625437">
      <w:bodyDiv w:val="1"/>
      <w:marLeft w:val="0"/>
      <w:marRight w:val="0"/>
      <w:marTop w:val="0"/>
      <w:marBottom w:val="0"/>
      <w:divBdr>
        <w:top w:val="none" w:sz="0" w:space="0" w:color="auto"/>
        <w:left w:val="none" w:sz="0" w:space="0" w:color="auto"/>
        <w:bottom w:val="none" w:sz="0" w:space="0" w:color="auto"/>
        <w:right w:val="none" w:sz="0" w:space="0" w:color="auto"/>
      </w:divBdr>
    </w:div>
    <w:div w:id="203122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journals.uchicago.edu/doi/pdf/10.1086/60512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hyperlink" Target="https://database.bsbi.org/" TargetMode="Externa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hyperlink" Target="https://database.bsbi.org/object.php?entityid=2cd4p9h.3hb0st&amp;class=ChecklistInstance" TargetMode="External"/><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https://github.com/nylander/catfasta2phyml" TargetMode="External"/><Relationship Id="rId25" Type="http://schemas.openxmlformats.org/officeDocument/2006/relationships/image" Target="media/image7.emf"/><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github.com/Euphrasiologist/web_mining" TargetMode="External"/><Relationship Id="rId20" Type="http://schemas.openxmlformats.org/officeDocument/2006/relationships/hyperlink" Target="http://rbg-web2.rbge.org.uk/BSBI/cytsearch.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24" Type="http://schemas.openxmlformats.org/officeDocument/2006/relationships/image" Target="media/image6.emf"/><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5.emf"/><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github.com/Euphrasiologist/XXX" TargetMode="External"/><Relationship Id="rId4" Type="http://schemas.openxmlformats.org/officeDocument/2006/relationships/customXml" Target="../customXml/item4.xml"/><Relationship Id="rId9" Type="http://schemas.openxmlformats.org/officeDocument/2006/relationships/hyperlink" Target="https://orcid.org/0000-0003-2561-516X" TargetMode="External"/><Relationship Id="rId14" Type="http://schemas.openxmlformats.org/officeDocument/2006/relationships/image" Target="media/image2.jpeg"/><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DDCD-6469-4378-8D76-4C28AC75BB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593470-86A5-431E-8A7A-BBAA9135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F875AB-1281-47F6-BCF2-2EECCBAB269F}">
  <ds:schemaRefs>
    <ds:schemaRef ds:uri="http://schemas.microsoft.com/sharepoint/v3/contenttype/forms"/>
  </ds:schemaRefs>
</ds:datastoreItem>
</file>

<file path=customXml/itemProps4.xml><?xml version="1.0" encoding="utf-8"?>
<ds:datastoreItem xmlns:ds="http://schemas.openxmlformats.org/officeDocument/2006/customXml" ds:itemID="{96DA8FFB-E94E-AA45-B35C-CD8EC52A1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27</Pages>
  <Words>13902</Words>
  <Characters>79246</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92963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TWYFORD Alex</dc:creator>
  <cp:keywords/>
  <dc:description/>
  <cp:lastModifiedBy>Microsoft Office User</cp:lastModifiedBy>
  <cp:revision>24</cp:revision>
  <dcterms:created xsi:type="dcterms:W3CDTF">2021-05-27T15:38:00Z</dcterms:created>
  <dcterms:modified xsi:type="dcterms:W3CDTF">2021-11-25T15:23:00Z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